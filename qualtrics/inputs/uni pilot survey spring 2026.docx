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C61B" w14:textId="4193CBC2" w:rsidR="00D14C89" w:rsidRPr="006316F8" w:rsidRDefault="00D14C89" w:rsidP="00805D15">
      <w:pPr>
        <w:pStyle w:val="Heading1"/>
        <w:jc w:val="center"/>
        <w:rPr>
          <w:rFonts w:ascii="Times New Roman" w:hAnsi="Times New Roman" w:cs="Times New Roman"/>
          <w:color w:val="auto"/>
          <w:sz w:val="20"/>
          <w:szCs w:val="20"/>
        </w:rPr>
      </w:pPr>
      <w:r w:rsidRPr="006316F8">
        <w:rPr>
          <w:rFonts w:ascii="Times New Roman" w:hAnsi="Times New Roman" w:cs="Times New Roman"/>
          <w:color w:val="auto"/>
          <w:sz w:val="20"/>
          <w:szCs w:val="20"/>
        </w:rPr>
        <w:t xml:space="preserve">Gymi–VET Pilot Survey — Full Instrument </w:t>
      </w:r>
    </w:p>
    <w:p w14:paraId="30ADE5A2" w14:textId="422E02AA" w:rsidR="00D14C89" w:rsidRPr="006316F8" w:rsidRDefault="00D14C89" w:rsidP="00805D15">
      <w:pPr>
        <w:jc w:val="center"/>
        <w:rPr>
          <w:rFonts w:ascii="Times New Roman" w:hAnsi="Times New Roman" w:cs="Times New Roman"/>
          <w:i/>
          <w:sz w:val="20"/>
          <w:szCs w:val="20"/>
        </w:rPr>
      </w:pPr>
      <w:r w:rsidRPr="006316F8">
        <w:rPr>
          <w:rFonts w:ascii="Times New Roman" w:hAnsi="Times New Roman" w:cs="Times New Roman"/>
          <w:i/>
          <w:sz w:val="20"/>
          <w:szCs w:val="20"/>
        </w:rPr>
        <w:t xml:space="preserve">Target population: UZH students from BWL · Estimated completion time: </w:t>
      </w:r>
      <w:r w:rsidR="00842828" w:rsidRPr="006316F8">
        <w:rPr>
          <w:rFonts w:ascii="Times New Roman" w:hAnsi="Times New Roman" w:cs="Times New Roman"/>
          <w:i/>
          <w:sz w:val="20"/>
          <w:szCs w:val="20"/>
        </w:rPr>
        <w:t>7</w:t>
      </w:r>
      <w:r w:rsidRPr="006316F8">
        <w:rPr>
          <w:rFonts w:ascii="Times New Roman" w:hAnsi="Times New Roman" w:cs="Times New Roman"/>
          <w:i/>
          <w:sz w:val="20"/>
          <w:szCs w:val="20"/>
        </w:rPr>
        <w:t>–10 min</w:t>
      </w:r>
    </w:p>
    <w:p w14:paraId="1C5DB129" w14:textId="77777777" w:rsidR="00D14C89" w:rsidRPr="006316F8" w:rsidRDefault="00D14C89" w:rsidP="00664B12">
      <w:pPr>
        <w:jc w:val="both"/>
        <w:rPr>
          <w:rFonts w:ascii="Times New Roman" w:hAnsi="Times New Roman" w:cs="Times New Roman"/>
          <w:i/>
          <w:sz w:val="20"/>
          <w:szCs w:val="20"/>
        </w:rPr>
      </w:pPr>
    </w:p>
    <w:p w14:paraId="563FBF74" w14:textId="1EC3962A" w:rsidR="00BA48A9" w:rsidRPr="006316F8" w:rsidRDefault="00BA48A9" w:rsidP="00664B12">
      <w:pPr>
        <w:pStyle w:val="Heading2"/>
        <w:jc w:val="both"/>
        <w:rPr>
          <w:rFonts w:ascii="Times New Roman" w:hAnsi="Times New Roman" w:cs="Times New Roman"/>
          <w:b/>
          <w:bCs/>
          <w:color w:val="auto"/>
          <w:sz w:val="20"/>
          <w:szCs w:val="20"/>
        </w:rPr>
      </w:pPr>
      <w:r w:rsidRPr="006316F8">
        <w:rPr>
          <w:rFonts w:ascii="Times New Roman" w:hAnsi="Times New Roman" w:cs="Times New Roman"/>
          <w:b/>
          <w:bCs/>
          <w:color w:val="auto"/>
          <w:sz w:val="20"/>
          <w:szCs w:val="20"/>
          <w:highlight w:val="lightGray"/>
        </w:rPr>
        <w:t>Landing Page &amp; Consent</w:t>
      </w:r>
    </w:p>
    <w:p w14:paraId="3E09B622" w14:textId="77777777" w:rsidR="00D14C89" w:rsidRPr="006316F8" w:rsidRDefault="00D14C89" w:rsidP="00805D15">
      <w:pPr>
        <w:jc w:val="center"/>
        <w:rPr>
          <w:rFonts w:ascii="Times New Roman" w:hAnsi="Times New Roman" w:cs="Times New Roman"/>
          <w:iCs/>
          <w:sz w:val="20"/>
          <w:szCs w:val="20"/>
        </w:rPr>
      </w:pPr>
    </w:p>
    <w:p w14:paraId="0EC7C836" w14:textId="77777777" w:rsidR="00805D15" w:rsidRPr="00C65457" w:rsidRDefault="00805D15" w:rsidP="00805D15">
      <w:pPr>
        <w:pStyle w:val="FirstParagraph"/>
        <w:jc w:val="center"/>
        <w:rPr>
          <w:rFonts w:ascii="Times New Roman" w:hAnsi="Times New Roman" w:cs="Times New Roman"/>
          <w:sz w:val="20"/>
          <w:szCs w:val="20"/>
        </w:rPr>
      </w:pPr>
      <w:r w:rsidRPr="00C65457">
        <w:rPr>
          <w:rFonts w:ascii="Times New Roman" w:hAnsi="Times New Roman" w:cs="Times New Roman"/>
          <w:b/>
          <w:bCs/>
          <w:sz w:val="20"/>
          <w:szCs w:val="20"/>
        </w:rPr>
        <w:t>Bildungswege-Studie</w:t>
      </w:r>
    </w:p>
    <w:p w14:paraId="21587A70" w14:textId="28E7A5D3" w:rsidR="00805D15" w:rsidRPr="00C65457" w:rsidRDefault="00805D15" w:rsidP="00805D15">
      <w:pPr>
        <w:pStyle w:val="BodyText"/>
        <w:jc w:val="center"/>
        <w:rPr>
          <w:rFonts w:ascii="Times New Roman" w:hAnsi="Times New Roman" w:cs="Times New Roman"/>
          <w:sz w:val="20"/>
          <w:szCs w:val="20"/>
        </w:rPr>
      </w:pPr>
      <w:r w:rsidRPr="00C65457">
        <w:rPr>
          <w:rFonts w:ascii="Times New Roman" w:hAnsi="Times New Roman" w:cs="Times New Roman"/>
          <w:b/>
          <w:bCs/>
          <w:sz w:val="20"/>
          <w:szCs w:val="20"/>
        </w:rPr>
        <w:t>UNIVERSITY OF ZURICH</w:t>
      </w:r>
      <w:r w:rsidRPr="00C65457">
        <w:rPr>
          <w:rFonts w:ascii="Times New Roman" w:hAnsi="Times New Roman" w:cs="Times New Roman"/>
          <w:sz w:val="20"/>
          <w:szCs w:val="20"/>
        </w:rPr>
        <w:br/>
      </w:r>
      <w:r w:rsidR="007B0A7A" w:rsidRPr="007B0A7A">
        <w:rPr>
          <w:rFonts w:ascii="Times New Roman" w:hAnsi="Times New Roman" w:cs="Times New Roman"/>
          <w:sz w:val="20"/>
          <w:szCs w:val="20"/>
        </w:rPr>
        <w:t>Department of Business Administration</w:t>
      </w:r>
      <w:r w:rsidRPr="00C65457">
        <w:rPr>
          <w:rFonts w:ascii="Times New Roman" w:hAnsi="Times New Roman" w:cs="Times New Roman"/>
          <w:sz w:val="20"/>
          <w:szCs w:val="20"/>
        </w:rPr>
        <w:br/>
        <w:t>Principal Investigator: Prof. Anne Brenøe</w:t>
      </w:r>
    </w:p>
    <w:p w14:paraId="5A5DE4B7" w14:textId="77777777" w:rsidR="00805D15" w:rsidRPr="00C65457" w:rsidRDefault="00805D15" w:rsidP="00805D15">
      <w:pPr>
        <w:pStyle w:val="BodyText"/>
        <w:jc w:val="center"/>
        <w:rPr>
          <w:rFonts w:ascii="Times New Roman" w:hAnsi="Times New Roman" w:cs="Times New Roman"/>
          <w:sz w:val="20"/>
          <w:szCs w:val="20"/>
        </w:rPr>
      </w:pPr>
    </w:p>
    <w:p w14:paraId="5F1C2C00" w14:textId="77777777" w:rsidR="00805D15" w:rsidRPr="00C65457" w:rsidRDefault="00805D15" w:rsidP="00805D15">
      <w:pPr>
        <w:pStyle w:val="BodyText"/>
        <w:rPr>
          <w:rFonts w:ascii="Times New Roman" w:hAnsi="Times New Roman" w:cs="Times New Roman"/>
          <w:sz w:val="20"/>
          <w:szCs w:val="20"/>
        </w:rPr>
      </w:pPr>
      <w:r w:rsidRPr="00C65457">
        <w:rPr>
          <w:rFonts w:ascii="Times New Roman" w:hAnsi="Times New Roman" w:cs="Times New Roman"/>
          <w:sz w:val="20"/>
          <w:szCs w:val="20"/>
        </w:rPr>
        <w:t xml:space="preserve">We invite you to take part in the </w:t>
      </w:r>
      <w:r w:rsidRPr="00C65457">
        <w:rPr>
          <w:rFonts w:ascii="Times New Roman" w:hAnsi="Times New Roman" w:cs="Times New Roman"/>
          <w:b/>
          <w:bCs/>
          <w:sz w:val="20"/>
          <w:szCs w:val="20"/>
        </w:rPr>
        <w:t>Bildungswege (/Education Pathways)</w:t>
      </w:r>
      <w:r w:rsidRPr="00C65457">
        <w:rPr>
          <w:rFonts w:ascii="Times New Roman" w:hAnsi="Times New Roman" w:cs="Times New Roman"/>
          <w:sz w:val="20"/>
          <w:szCs w:val="20"/>
        </w:rPr>
        <w:t xml:space="preserve"> </w:t>
      </w:r>
      <w:r w:rsidRPr="00C65457">
        <w:rPr>
          <w:rFonts w:ascii="Times New Roman" w:hAnsi="Times New Roman" w:cs="Times New Roman"/>
          <w:b/>
          <w:bCs/>
          <w:sz w:val="20"/>
          <w:szCs w:val="20"/>
        </w:rPr>
        <w:t>Study</w:t>
      </w:r>
      <w:r w:rsidRPr="00C65457">
        <w:rPr>
          <w:rFonts w:ascii="Times New Roman" w:hAnsi="Times New Roman" w:cs="Times New Roman"/>
          <w:sz w:val="20"/>
          <w:szCs w:val="20"/>
        </w:rPr>
        <w:t xml:space="preserve"> about educational choices and transitions in Switzerland. </w:t>
      </w:r>
    </w:p>
    <w:p w14:paraId="56D0EEF0" w14:textId="5E523D92" w:rsidR="00805D15" w:rsidRPr="00C65457" w:rsidRDefault="00805D15" w:rsidP="00805D15">
      <w:pPr>
        <w:pStyle w:val="BodyText"/>
        <w:rPr>
          <w:rFonts w:ascii="Times New Roman" w:hAnsi="Times New Roman" w:cs="Times New Roman"/>
          <w:sz w:val="20"/>
          <w:szCs w:val="20"/>
        </w:rPr>
      </w:pPr>
      <w:r w:rsidRPr="00C65457">
        <w:rPr>
          <w:rFonts w:ascii="Times New Roman" w:hAnsi="Times New Roman" w:cs="Times New Roman"/>
          <w:sz w:val="20"/>
          <w:szCs w:val="20"/>
        </w:rPr>
        <w:t xml:space="preserve">As a thank-you, we are pleased to raffle off </w:t>
      </w:r>
      <w:r w:rsidRPr="00C65457">
        <w:rPr>
          <w:rFonts w:ascii="Times New Roman" w:hAnsi="Times New Roman" w:cs="Times New Roman"/>
          <w:b/>
          <w:bCs/>
          <w:sz w:val="20"/>
          <w:szCs w:val="20"/>
        </w:rPr>
        <w:t>X Galaxus vouchers worth CHF 100 each</w:t>
      </w:r>
      <w:r w:rsidRPr="00C65457">
        <w:rPr>
          <w:rFonts w:ascii="Times New Roman" w:hAnsi="Times New Roman" w:cs="Times New Roman"/>
          <w:sz w:val="20"/>
          <w:szCs w:val="20"/>
        </w:rPr>
        <w:t>.</w:t>
      </w:r>
    </w:p>
    <w:p w14:paraId="286B5F74" w14:textId="3CA8D9A6" w:rsidR="00805D15" w:rsidRPr="00C65457" w:rsidRDefault="00805D15" w:rsidP="00805D15">
      <w:pPr>
        <w:jc w:val="both"/>
        <w:rPr>
          <w:rFonts w:ascii="Times New Roman" w:hAnsi="Times New Roman" w:cs="Times New Roman"/>
          <w:sz w:val="20"/>
          <w:szCs w:val="20"/>
        </w:rPr>
      </w:pPr>
      <w:r w:rsidRPr="00C65457">
        <w:rPr>
          <w:rFonts w:ascii="Times New Roman" w:hAnsi="Times New Roman" w:cs="Times New Roman"/>
          <w:sz w:val="20"/>
          <w:szCs w:val="20"/>
        </w:rPr>
        <w:t xml:space="preserve">The survey takes about </w:t>
      </w:r>
      <w:r w:rsidRPr="00C65457">
        <w:rPr>
          <w:rFonts w:ascii="Times New Roman" w:hAnsi="Times New Roman" w:cs="Times New Roman"/>
          <w:b/>
          <w:sz w:val="20"/>
          <w:szCs w:val="20"/>
        </w:rPr>
        <w:t>10 minutes</w:t>
      </w:r>
      <w:r w:rsidRPr="00C65457">
        <w:rPr>
          <w:rFonts w:ascii="Times New Roman" w:hAnsi="Times New Roman" w:cs="Times New Roman"/>
          <w:sz w:val="20"/>
          <w:szCs w:val="20"/>
        </w:rPr>
        <w:t xml:space="preserve">. </w:t>
      </w:r>
    </w:p>
    <w:p w14:paraId="3A39BF0E" w14:textId="77777777" w:rsidR="00805D15" w:rsidRPr="00C65457" w:rsidRDefault="00805D15" w:rsidP="00805D15">
      <w:pPr>
        <w:pStyle w:val="BodyText"/>
        <w:rPr>
          <w:rFonts w:ascii="Times New Roman" w:hAnsi="Times New Roman" w:cs="Times New Roman"/>
          <w:i/>
          <w:iCs/>
          <w:sz w:val="20"/>
          <w:szCs w:val="20"/>
        </w:rPr>
      </w:pPr>
      <w:r w:rsidRPr="00C65457">
        <w:rPr>
          <w:rFonts w:ascii="Times New Roman" w:hAnsi="Times New Roman" w:cs="Times New Roman"/>
          <w:i/>
          <w:iCs/>
          <w:sz w:val="20"/>
          <w:szCs w:val="20"/>
        </w:rPr>
        <w:t xml:space="preserve">Participation is voluntary. You can withdraw at any time without consequences. Your data will be kept confidential and used only for academic research. We comply with the Information and Data Protection Act (IDG) of the Canton of Zurich. </w:t>
      </w:r>
    </w:p>
    <w:p w14:paraId="703A0660" w14:textId="1FA108A8" w:rsidR="00805D15" w:rsidRPr="00C65457" w:rsidRDefault="00805D15" w:rsidP="00805D15">
      <w:pPr>
        <w:pStyle w:val="BodyText"/>
        <w:rPr>
          <w:rFonts w:ascii="Times New Roman" w:hAnsi="Times New Roman" w:cs="Times New Roman"/>
          <w:i/>
          <w:iCs/>
          <w:sz w:val="20"/>
          <w:szCs w:val="20"/>
        </w:rPr>
      </w:pPr>
      <w:r w:rsidRPr="00C65457">
        <w:rPr>
          <w:rFonts w:ascii="Times New Roman" w:hAnsi="Times New Roman" w:cs="Times New Roman"/>
          <w:i/>
          <w:iCs/>
          <w:sz w:val="20"/>
          <w:szCs w:val="20"/>
        </w:rPr>
        <w:t>We collect your email address as part of the study to contact prize draw winners; it will be deleted after th</w:t>
      </w:r>
      <w:r w:rsidR="00F316A2">
        <w:rPr>
          <w:rFonts w:ascii="Times New Roman" w:hAnsi="Times New Roman" w:cs="Times New Roman"/>
          <w:i/>
          <w:iCs/>
          <w:sz w:val="20"/>
          <w:szCs w:val="20"/>
        </w:rPr>
        <w:t>is</w:t>
      </w:r>
      <w:r w:rsidRPr="00C65457">
        <w:rPr>
          <w:rFonts w:ascii="Times New Roman" w:hAnsi="Times New Roman" w:cs="Times New Roman"/>
          <w:i/>
          <w:iCs/>
          <w:sz w:val="20"/>
          <w:szCs w:val="20"/>
        </w:rPr>
        <w:t xml:space="preserve"> purposes </w:t>
      </w:r>
      <w:r w:rsidR="00F316A2">
        <w:rPr>
          <w:rFonts w:ascii="Times New Roman" w:hAnsi="Times New Roman" w:cs="Times New Roman"/>
          <w:i/>
          <w:iCs/>
          <w:sz w:val="20"/>
          <w:szCs w:val="20"/>
        </w:rPr>
        <w:t>is</w:t>
      </w:r>
      <w:r w:rsidRPr="00C65457">
        <w:rPr>
          <w:rFonts w:ascii="Times New Roman" w:hAnsi="Times New Roman" w:cs="Times New Roman"/>
          <w:i/>
          <w:iCs/>
          <w:sz w:val="20"/>
          <w:szCs w:val="20"/>
        </w:rPr>
        <w:t xml:space="preserve"> completed. Your survey answers are stored on protected University of Zurich servers in pseudonymized form (using a participant code). Fully anonymous data may be shared with other researchers and used for publication. No individual can be identified in the results.</w:t>
      </w:r>
    </w:p>
    <w:p w14:paraId="01B638D8" w14:textId="77777777" w:rsidR="00805D15" w:rsidRPr="00C65457" w:rsidRDefault="00805D15" w:rsidP="00805D15">
      <w:pPr>
        <w:pStyle w:val="BodyText"/>
        <w:rPr>
          <w:rFonts w:ascii="Times New Roman" w:hAnsi="Times New Roman" w:cs="Times New Roman"/>
          <w:i/>
          <w:iCs/>
          <w:sz w:val="20"/>
          <w:szCs w:val="20"/>
        </w:rPr>
      </w:pPr>
    </w:p>
    <w:p w14:paraId="46AF5EB5" w14:textId="77777777" w:rsidR="00805D15" w:rsidRPr="00C65457" w:rsidRDefault="00805D15" w:rsidP="00805D15">
      <w:pPr>
        <w:pStyle w:val="BodyText"/>
        <w:rPr>
          <w:rFonts w:ascii="Times New Roman" w:hAnsi="Times New Roman" w:cs="Times New Roman"/>
          <w:sz w:val="20"/>
          <w:szCs w:val="20"/>
        </w:rPr>
      </w:pPr>
      <w:r w:rsidRPr="00C65457">
        <w:rPr>
          <w:rFonts w:ascii="Times New Roman" w:hAnsi="Times New Roman" w:cs="Times New Roman"/>
          <w:i/>
          <w:iCs/>
          <w:sz w:val="20"/>
          <w:szCs w:val="20"/>
        </w:rPr>
        <w:t xml:space="preserve">If you have questions, you can contact us at </w:t>
      </w:r>
      <w:hyperlink r:id="rId6" w:history="1">
        <w:r w:rsidRPr="00C65457">
          <w:rPr>
            <w:rStyle w:val="Hyperlink"/>
            <w:rFonts w:ascii="Times New Roman" w:hAnsi="Times New Roman" w:cs="Times New Roman"/>
            <w:i/>
            <w:iCs/>
            <w:sz w:val="20"/>
            <w:szCs w:val="20"/>
          </w:rPr>
          <w:t>berufswahl@business.uzh.ch</w:t>
        </w:r>
      </w:hyperlink>
      <w:r w:rsidRPr="00C65457">
        <w:rPr>
          <w:rFonts w:ascii="Times New Roman" w:hAnsi="Times New Roman" w:cs="Times New Roman"/>
          <w:i/>
          <w:iCs/>
          <w:sz w:val="20"/>
          <w:szCs w:val="20"/>
        </w:rPr>
        <w:t>.</w:t>
      </w:r>
      <w:r w:rsidRPr="00C65457">
        <w:rPr>
          <w:rFonts w:ascii="Times New Roman" w:hAnsi="Times New Roman" w:cs="Times New Roman"/>
          <w:sz w:val="20"/>
          <w:szCs w:val="20"/>
        </w:rPr>
        <w:t xml:space="preserve"> </w:t>
      </w:r>
    </w:p>
    <w:p w14:paraId="50D10DFD" w14:textId="77777777" w:rsidR="00805D15" w:rsidRPr="00C65457" w:rsidRDefault="00805D15" w:rsidP="00805D15">
      <w:pPr>
        <w:pStyle w:val="BodyText"/>
        <w:rPr>
          <w:rFonts w:ascii="Times New Roman" w:hAnsi="Times New Roman" w:cs="Times New Roman"/>
          <w:sz w:val="20"/>
          <w:szCs w:val="20"/>
        </w:rPr>
      </w:pPr>
      <w:r w:rsidRPr="00C65457">
        <w:rPr>
          <w:rFonts w:ascii="Times New Roman" w:hAnsi="Times New Roman" w:cs="Times New Roman"/>
          <w:b/>
          <w:bCs/>
          <w:sz w:val="20"/>
          <w:szCs w:val="20"/>
        </w:rPr>
        <w:t>Consent</w:t>
      </w:r>
    </w:p>
    <w:p w14:paraId="7F127148" w14:textId="77777777" w:rsidR="00805D15" w:rsidRPr="00C65457" w:rsidRDefault="00805D15" w:rsidP="00805D15">
      <w:pPr>
        <w:pStyle w:val="BodyText"/>
        <w:rPr>
          <w:rFonts w:ascii="Times New Roman" w:hAnsi="Times New Roman" w:cs="Times New Roman"/>
          <w:sz w:val="20"/>
          <w:szCs w:val="20"/>
        </w:rPr>
      </w:pPr>
      <w:r w:rsidRPr="00C65457">
        <w:rPr>
          <w:rFonts w:ascii="Times New Roman" w:hAnsi="Times New Roman" w:cs="Times New Roman"/>
          <w:sz w:val="20"/>
          <w:szCs w:val="20"/>
        </w:rPr>
        <w:t>Please confirm that you have read the information above and agree to take part in the study.</w:t>
      </w:r>
    </w:p>
    <w:p w14:paraId="0190D736" w14:textId="77777777" w:rsidR="00805D15" w:rsidRPr="00C65457" w:rsidRDefault="00805D15" w:rsidP="00805D15">
      <w:pPr>
        <w:pStyle w:val="BodyText"/>
        <w:rPr>
          <w:rFonts w:ascii="Times New Roman" w:hAnsi="Times New Roman" w:cs="Times New Roman"/>
          <w:sz w:val="20"/>
          <w:szCs w:val="20"/>
        </w:rPr>
      </w:pPr>
      <w:r w:rsidRPr="00C65457">
        <w:rPr>
          <w:rFonts w:ascii="Segoe UI Symbol" w:hAnsi="Segoe UI Symbol" w:cs="Segoe UI Symbol"/>
          <w:b/>
          <w:bCs/>
          <w:sz w:val="20"/>
          <w:szCs w:val="20"/>
        </w:rPr>
        <w:t>☐</w:t>
      </w:r>
      <w:r w:rsidRPr="00C65457">
        <w:rPr>
          <w:rFonts w:ascii="Times New Roman" w:hAnsi="Times New Roman" w:cs="Times New Roman"/>
          <w:b/>
          <w:bCs/>
          <w:sz w:val="20"/>
          <w:szCs w:val="20"/>
        </w:rPr>
        <w:t xml:space="preserve"> I have read and understood the information above and agree to participate in the study.</w:t>
      </w:r>
    </w:p>
    <w:p w14:paraId="5F7E026B" w14:textId="33F71A25" w:rsidR="00805D15" w:rsidRPr="00C65457" w:rsidRDefault="00805D15" w:rsidP="00805D15">
      <w:pPr>
        <w:pStyle w:val="BodyText"/>
        <w:rPr>
          <w:rFonts w:ascii="Times New Roman" w:hAnsi="Times New Roman" w:cs="Times New Roman"/>
          <w:sz w:val="20"/>
          <w:szCs w:val="20"/>
        </w:rPr>
      </w:pPr>
      <w:r w:rsidRPr="00C65457">
        <w:rPr>
          <w:rFonts w:ascii="Segoe UI Symbol" w:hAnsi="Segoe UI Symbol" w:cs="Segoe UI Symbol"/>
          <w:sz w:val="20"/>
          <w:szCs w:val="20"/>
        </w:rPr>
        <w:t>☐</w:t>
      </w:r>
      <w:r w:rsidRPr="00C65457">
        <w:rPr>
          <w:rFonts w:ascii="Times New Roman" w:hAnsi="Times New Roman" w:cs="Times New Roman"/>
          <w:sz w:val="20"/>
          <w:szCs w:val="20"/>
        </w:rPr>
        <w:t xml:space="preserve"> I prefer not to take part in this study</w:t>
      </w:r>
    </w:p>
    <w:p w14:paraId="327D1E91" w14:textId="77777777" w:rsidR="00602E74" w:rsidRPr="006316F8" w:rsidRDefault="00602E74" w:rsidP="00664B12">
      <w:pPr>
        <w:jc w:val="both"/>
        <w:rPr>
          <w:rFonts w:ascii="Times New Roman" w:hAnsi="Times New Roman" w:cs="Times New Roman"/>
          <w:sz w:val="20"/>
          <w:szCs w:val="20"/>
        </w:rPr>
      </w:pPr>
    </w:p>
    <w:p w14:paraId="083E7B7D" w14:textId="77777777" w:rsidR="00B344E9" w:rsidRPr="006316F8" w:rsidRDefault="00B344E9" w:rsidP="00664B12">
      <w:pPr>
        <w:jc w:val="both"/>
        <w:rPr>
          <w:rFonts w:ascii="Times New Roman" w:hAnsi="Times New Roman" w:cs="Times New Roman"/>
          <w:sz w:val="20"/>
          <w:szCs w:val="20"/>
        </w:rPr>
      </w:pPr>
      <w:r w:rsidRPr="006316F8">
        <w:rPr>
          <w:rFonts w:ascii="Times New Roman" w:hAnsi="Times New Roman" w:cs="Times New Roman"/>
          <w:sz w:val="20"/>
          <w:szCs w:val="20"/>
        </w:rPr>
        <w:t>--- new page ---</w:t>
      </w:r>
    </w:p>
    <w:p w14:paraId="199DB4A6" w14:textId="1C8B9A6D" w:rsidR="00B344E9" w:rsidRPr="006316F8" w:rsidRDefault="00B344E9" w:rsidP="00664B12">
      <w:pPr>
        <w:jc w:val="both"/>
        <w:rPr>
          <w:rFonts w:ascii="Times New Roman" w:hAnsi="Times New Roman" w:cs="Times New Roman"/>
          <w:sz w:val="20"/>
          <w:szCs w:val="20"/>
        </w:rPr>
      </w:pPr>
      <w:r w:rsidRPr="006316F8">
        <w:rPr>
          <w:rFonts w:ascii="Times New Roman" w:hAnsi="Times New Roman" w:cs="Times New Roman"/>
          <w:sz w:val="20"/>
          <w:szCs w:val="20"/>
          <w:highlight w:val="green"/>
        </w:rPr>
        <w:t>If do not agree to consent:</w:t>
      </w:r>
      <w:r w:rsidRPr="006316F8">
        <w:rPr>
          <w:rFonts w:ascii="Times New Roman" w:hAnsi="Times New Roman" w:cs="Times New Roman"/>
          <w:sz w:val="20"/>
          <w:szCs w:val="20"/>
        </w:rPr>
        <w:t xml:space="preserve"> Are you sure you do not want to participate in the study? Yes, I do not consent/No, I want to participate</w:t>
      </w:r>
    </w:p>
    <w:p w14:paraId="21905229" w14:textId="77777777" w:rsidR="00921EE0" w:rsidRPr="006316F8" w:rsidRDefault="00B344E9" w:rsidP="006C5F28">
      <w:pPr>
        <w:pStyle w:val="ListParagraph"/>
        <w:numPr>
          <w:ilvl w:val="0"/>
          <w:numId w:val="9"/>
        </w:numPr>
        <w:jc w:val="both"/>
        <w:rPr>
          <w:rFonts w:ascii="Times New Roman" w:hAnsi="Times New Roman" w:cs="Times New Roman"/>
          <w:sz w:val="20"/>
          <w:szCs w:val="20"/>
        </w:rPr>
      </w:pPr>
      <w:r w:rsidRPr="006316F8">
        <w:rPr>
          <w:rFonts w:ascii="Times New Roman" w:hAnsi="Times New Roman" w:cs="Times New Roman"/>
          <w:sz w:val="20"/>
          <w:szCs w:val="20"/>
          <w:highlight w:val="green"/>
        </w:rPr>
        <w:t>Terminate if “Yes: I do not consent”</w:t>
      </w:r>
      <w:r w:rsidRPr="006316F8">
        <w:rPr>
          <w:rFonts w:ascii="Times New Roman" w:hAnsi="Times New Roman" w:cs="Times New Roman"/>
          <w:sz w:val="20"/>
          <w:szCs w:val="20"/>
        </w:rPr>
        <w:t xml:space="preserve"> [Termination message: Thanks for your interest. However, we include only people who consent to participate.]</w:t>
      </w:r>
    </w:p>
    <w:p w14:paraId="49D8F6F2" w14:textId="33F8A9E5" w:rsidR="00B344E9" w:rsidRPr="006316F8" w:rsidRDefault="00B344E9" w:rsidP="00664B12">
      <w:pPr>
        <w:pStyle w:val="ListParagraph"/>
        <w:numPr>
          <w:ilvl w:val="0"/>
          <w:numId w:val="9"/>
        </w:numPr>
        <w:jc w:val="both"/>
        <w:rPr>
          <w:rFonts w:ascii="Times New Roman" w:hAnsi="Times New Roman" w:cs="Times New Roman"/>
          <w:sz w:val="20"/>
          <w:szCs w:val="20"/>
        </w:rPr>
      </w:pPr>
      <w:r w:rsidRPr="006316F8">
        <w:rPr>
          <w:rFonts w:ascii="Times New Roman" w:hAnsi="Times New Roman" w:cs="Times New Roman"/>
          <w:sz w:val="20"/>
          <w:szCs w:val="20"/>
          <w:highlight w:val="green"/>
        </w:rPr>
        <w:t>If “No: I want to participate”: show consent page again</w:t>
      </w:r>
      <w:r w:rsidRPr="006316F8">
        <w:rPr>
          <w:rFonts w:ascii="Times New Roman" w:hAnsi="Times New Roman" w:cs="Times New Roman"/>
          <w:sz w:val="20"/>
          <w:szCs w:val="20"/>
        </w:rPr>
        <w:t xml:space="preserve"> (if they then deny consent again, terminate)</w:t>
      </w:r>
    </w:p>
    <w:p w14:paraId="283B2BCC" w14:textId="23867191" w:rsidR="008C17C8" w:rsidRPr="006316F8" w:rsidRDefault="00B344E9" w:rsidP="00664B12">
      <w:pPr>
        <w:jc w:val="both"/>
        <w:rPr>
          <w:rFonts w:ascii="Times New Roman" w:hAnsi="Times New Roman" w:cs="Times New Roman"/>
          <w:sz w:val="20"/>
          <w:szCs w:val="20"/>
        </w:rPr>
      </w:pPr>
      <w:r w:rsidRPr="006316F8">
        <w:rPr>
          <w:rFonts w:ascii="Times New Roman" w:hAnsi="Times New Roman" w:cs="Times New Roman"/>
          <w:sz w:val="20"/>
          <w:szCs w:val="20"/>
        </w:rPr>
        <w:t>--- new page ---</w:t>
      </w:r>
    </w:p>
    <w:p w14:paraId="458B83C5" w14:textId="77777777" w:rsidR="008C17C8" w:rsidRDefault="008C17C8" w:rsidP="00664B12">
      <w:pPr>
        <w:jc w:val="both"/>
        <w:rPr>
          <w:ins w:id="0" w:author="Anne Ardila Brenoe" w:date="2026-03-11T09:07:00Z" w16du:dateUtc="2026-03-11T08:07:00Z"/>
          <w:rFonts w:ascii="Times New Roman" w:hAnsi="Times New Roman" w:cs="Times New Roman"/>
          <w:sz w:val="20"/>
          <w:szCs w:val="20"/>
        </w:rPr>
      </w:pPr>
    </w:p>
    <w:p w14:paraId="0887895F" w14:textId="77777777" w:rsidR="00DF54A9" w:rsidRPr="006316F8" w:rsidRDefault="00DF54A9" w:rsidP="00DF54A9">
      <w:pPr>
        <w:jc w:val="both"/>
        <w:rPr>
          <w:ins w:id="1" w:author="Anne Ardila Brenoe" w:date="2026-03-11T09:07:00Z" w16du:dateUtc="2026-03-11T08:07:00Z"/>
          <w:rFonts w:ascii="Times New Roman" w:hAnsi="Times New Roman" w:cs="Times New Roman"/>
          <w:sz w:val="20"/>
          <w:szCs w:val="20"/>
        </w:rPr>
      </w:pPr>
      <w:ins w:id="2" w:author="Anne Ardila Brenoe" w:date="2026-03-11T09:07:00Z" w16du:dateUtc="2026-03-11T08:07:00Z">
        <w:r w:rsidRPr="006316F8">
          <w:rPr>
            <w:rFonts w:ascii="Times New Roman" w:hAnsi="Times New Roman" w:cs="Times New Roman"/>
            <w:sz w:val="20"/>
            <w:szCs w:val="20"/>
          </w:rPr>
          <w:lastRenderedPageBreak/>
          <w:t>------------------------------------------------------</w:t>
        </w:r>
      </w:ins>
    </w:p>
    <w:p w14:paraId="52ADB5BC" w14:textId="77777777" w:rsidR="00DF54A9" w:rsidRPr="006316F8" w:rsidRDefault="00DF54A9" w:rsidP="00DF54A9">
      <w:pPr>
        <w:jc w:val="both"/>
        <w:rPr>
          <w:ins w:id="3" w:author="Anne Ardila Brenoe" w:date="2026-03-11T09:07:00Z" w16du:dateUtc="2026-03-11T08:07:00Z"/>
          <w:rFonts w:ascii="Times New Roman" w:hAnsi="Times New Roman" w:cs="Times New Roman"/>
          <w:b/>
          <w:bCs/>
          <w:sz w:val="20"/>
          <w:szCs w:val="20"/>
        </w:rPr>
      </w:pPr>
      <w:ins w:id="4" w:author="Anne Ardila Brenoe" w:date="2026-03-11T09:07:00Z" w16du:dateUtc="2026-03-11T08:07:00Z">
        <w:r w:rsidRPr="006316F8">
          <w:rPr>
            <w:rFonts w:ascii="Times New Roman" w:hAnsi="Times New Roman" w:cs="Times New Roman"/>
            <w:b/>
            <w:bCs/>
            <w:sz w:val="20"/>
            <w:szCs w:val="20"/>
            <w:highlight w:val="magenta"/>
          </w:rPr>
          <w:t>Randomization of participants into survey version</w:t>
        </w:r>
      </w:ins>
    </w:p>
    <w:p w14:paraId="3D7C52B3" w14:textId="21D61975" w:rsidR="0045308D" w:rsidRDefault="0045308D" w:rsidP="0045308D">
      <w:pPr>
        <w:jc w:val="both"/>
        <w:rPr>
          <w:ins w:id="5" w:author="Anne Ardila Brenoe" w:date="2026-03-11T09:09:00Z" w16du:dateUtc="2026-03-11T08:09:00Z"/>
          <w:rFonts w:ascii="Times New Roman" w:hAnsi="Times New Roman" w:cs="Times New Roman"/>
          <w:sz w:val="20"/>
          <w:szCs w:val="20"/>
        </w:rPr>
      </w:pPr>
      <w:ins w:id="6" w:author="Anne Ardila Brenoe" w:date="2026-03-11T09:09:00Z" w16du:dateUtc="2026-03-11T08:09:00Z">
        <w:r>
          <w:rPr>
            <w:rFonts w:ascii="Times New Roman" w:hAnsi="Times New Roman" w:cs="Times New Roman"/>
            <w:sz w:val="20"/>
            <w:szCs w:val="20"/>
          </w:rPr>
          <w:t>Cross-r</w:t>
        </w:r>
      </w:ins>
      <w:ins w:id="7" w:author="Anne Ardila Brenoe" w:date="2026-03-11T09:07:00Z" w16du:dateUtc="2026-03-11T08:07:00Z">
        <w:r w:rsidR="00DF54A9" w:rsidRPr="006316F8">
          <w:rPr>
            <w:rFonts w:ascii="Times New Roman" w:hAnsi="Times New Roman" w:cs="Times New Roman"/>
            <w:sz w:val="20"/>
            <w:szCs w:val="20"/>
          </w:rPr>
          <w:t>andomize</w:t>
        </w:r>
      </w:ins>
      <w:ins w:id="8" w:author="Anne Ardila Brenoe" w:date="2026-03-11T09:09:00Z" w16du:dateUtc="2026-03-11T08:09:00Z">
        <w:r>
          <w:rPr>
            <w:rFonts w:ascii="Times New Roman" w:hAnsi="Times New Roman" w:cs="Times New Roman"/>
            <w:sz w:val="20"/>
            <w:szCs w:val="20"/>
          </w:rPr>
          <w:t xml:space="preserve"> (</w:t>
        </w:r>
        <w:r w:rsidR="00187F00">
          <w:rPr>
            <w:rFonts w:ascii="Times New Roman" w:hAnsi="Times New Roman" w:cs="Times New Roman"/>
            <w:sz w:val="20"/>
            <w:szCs w:val="20"/>
          </w:rPr>
          <w:t>50% in each</w:t>
        </w:r>
        <w:r>
          <w:rPr>
            <w:rFonts w:ascii="Times New Roman" w:hAnsi="Times New Roman" w:cs="Times New Roman"/>
            <w:sz w:val="20"/>
            <w:szCs w:val="20"/>
          </w:rPr>
          <w:t>)</w:t>
        </w:r>
      </w:ins>
      <w:ins w:id="9" w:author="Anne Ardila Brenoe" w:date="2026-03-11T09:07:00Z" w16du:dateUtc="2026-03-11T08:07:00Z">
        <w:r w:rsidR="00DF54A9" w:rsidRPr="006316F8">
          <w:rPr>
            <w:rFonts w:ascii="Times New Roman" w:hAnsi="Times New Roman" w:cs="Times New Roman"/>
            <w:sz w:val="20"/>
            <w:szCs w:val="20"/>
          </w:rPr>
          <w:t xml:space="preserve"> </w:t>
        </w:r>
      </w:ins>
    </w:p>
    <w:p w14:paraId="40BE7AFB" w14:textId="77777777" w:rsidR="00187F00" w:rsidRDefault="0045308D" w:rsidP="00DF54A9">
      <w:pPr>
        <w:pStyle w:val="ListParagraph"/>
        <w:numPr>
          <w:ilvl w:val="0"/>
          <w:numId w:val="61"/>
        </w:numPr>
        <w:jc w:val="both"/>
        <w:rPr>
          <w:ins w:id="10" w:author="Anne Ardila Brenoe" w:date="2026-03-11T09:09:00Z" w16du:dateUtc="2026-03-11T08:09:00Z"/>
          <w:rFonts w:ascii="Times New Roman" w:hAnsi="Times New Roman" w:cs="Times New Roman"/>
          <w:sz w:val="20"/>
          <w:szCs w:val="20"/>
        </w:rPr>
      </w:pPr>
      <w:ins w:id="11" w:author="Anne Ardila Brenoe" w:date="2026-03-11T09:09:00Z" w16du:dateUtc="2026-03-11T08:09:00Z">
        <w:r w:rsidRPr="00187F00">
          <w:rPr>
            <w:rFonts w:ascii="Times New Roman" w:hAnsi="Times New Roman" w:cs="Times New Roman"/>
            <w:sz w:val="20"/>
            <w:szCs w:val="20"/>
          </w:rPr>
          <w:t>O</w:t>
        </w:r>
      </w:ins>
      <w:ins w:id="12" w:author="Anne Ardila Brenoe" w:date="2026-03-11T09:08:00Z" w16du:dateUtc="2026-03-11T08:08:00Z">
        <w:r w:rsidR="009E256A" w:rsidRPr="00187F00">
          <w:rPr>
            <w:rFonts w:ascii="Times New Roman" w:hAnsi="Times New Roman" w:cs="Times New Roman"/>
            <w:sz w:val="20"/>
            <w:szCs w:val="20"/>
            <w:rPrChange w:id="13" w:author="Anne Ardila Brenoe" w:date="2026-03-11T09:09:00Z" w16du:dateUtc="2026-03-11T08:09:00Z">
              <w:rPr/>
            </w:rPrChange>
          </w:rPr>
          <w:t xml:space="preserve">rder of causal </w:t>
        </w:r>
        <w:r w:rsidRPr="00187F00">
          <w:rPr>
            <w:rFonts w:ascii="Times New Roman" w:hAnsi="Times New Roman" w:cs="Times New Roman"/>
            <w:sz w:val="20"/>
            <w:szCs w:val="20"/>
            <w:rPrChange w:id="14" w:author="Anne Ardila Brenoe" w:date="2026-03-11T09:09:00Z" w16du:dateUtc="2026-03-11T08:09:00Z">
              <w:rPr/>
            </w:rPrChange>
          </w:rPr>
          <w:t xml:space="preserve">(including advice to marginal student) </w:t>
        </w:r>
        <w:r w:rsidR="009E256A" w:rsidRPr="00187F00">
          <w:rPr>
            <w:rFonts w:ascii="Times New Roman" w:hAnsi="Times New Roman" w:cs="Times New Roman"/>
            <w:sz w:val="20"/>
            <w:szCs w:val="20"/>
            <w:rPrChange w:id="15" w:author="Anne Ardila Brenoe" w:date="2026-03-11T09:09:00Z" w16du:dateUtc="2026-03-11T08:09:00Z">
              <w:rPr/>
            </w:rPrChange>
          </w:rPr>
          <w:t xml:space="preserve">and descriptive vignettes. </w:t>
        </w:r>
      </w:ins>
    </w:p>
    <w:p w14:paraId="06B9F93E" w14:textId="77777777" w:rsidR="00E26897" w:rsidRDefault="00187F00" w:rsidP="00DF54A9">
      <w:pPr>
        <w:pStyle w:val="ListParagraph"/>
        <w:numPr>
          <w:ilvl w:val="0"/>
          <w:numId w:val="61"/>
        </w:numPr>
        <w:jc w:val="both"/>
        <w:rPr>
          <w:ins w:id="16" w:author="Anne Ardila Brenoe" w:date="2026-03-11T09:10:00Z" w16du:dateUtc="2026-03-11T08:10:00Z"/>
          <w:rFonts w:ascii="Times New Roman" w:hAnsi="Times New Roman" w:cs="Times New Roman"/>
          <w:sz w:val="20"/>
          <w:szCs w:val="20"/>
        </w:rPr>
      </w:pPr>
      <w:commentRangeStart w:id="17"/>
      <w:ins w:id="18" w:author="Anne Ardila Brenoe" w:date="2026-03-11T09:09:00Z" w16du:dateUtc="2026-03-11T08:09:00Z">
        <w:r>
          <w:rPr>
            <w:rFonts w:ascii="Times New Roman" w:hAnsi="Times New Roman" w:cs="Times New Roman"/>
            <w:sz w:val="20"/>
            <w:szCs w:val="20"/>
          </w:rPr>
          <w:t>T</w:t>
        </w:r>
      </w:ins>
      <w:ins w:id="19" w:author="Anne Ardila Brenoe" w:date="2026-03-11T09:07:00Z" w16du:dateUtc="2026-03-11T08:07:00Z">
        <w:r w:rsidR="00DF54A9" w:rsidRPr="00187F00">
          <w:rPr>
            <w:rFonts w:ascii="Times New Roman" w:hAnsi="Times New Roman" w:cs="Times New Roman"/>
            <w:sz w:val="20"/>
            <w:szCs w:val="20"/>
          </w:rPr>
          <w:t>he gender of the vignette students (same gender in both vignettes</w:t>
        </w:r>
      </w:ins>
      <w:ins w:id="20" w:author="Anne Ardila Brenoe" w:date="2026-03-11T09:09:00Z" w16du:dateUtc="2026-03-11T08:09:00Z">
        <w:r>
          <w:rPr>
            <w:rFonts w:ascii="Times New Roman" w:hAnsi="Times New Roman" w:cs="Times New Roman"/>
            <w:sz w:val="20"/>
            <w:szCs w:val="20"/>
          </w:rPr>
          <w:t>):</w:t>
        </w:r>
      </w:ins>
      <w:ins w:id="21" w:author="Anne Ardila Brenoe" w:date="2026-03-11T09:10:00Z" w16du:dateUtc="2026-03-11T08:10:00Z">
        <w:r w:rsidR="00E26897">
          <w:rPr>
            <w:rFonts w:ascii="Times New Roman" w:hAnsi="Times New Roman" w:cs="Times New Roman"/>
            <w:sz w:val="20"/>
            <w:szCs w:val="20"/>
          </w:rPr>
          <w:t xml:space="preserve"> female vs male.</w:t>
        </w:r>
      </w:ins>
      <w:commentRangeEnd w:id="17"/>
      <w:r w:rsidR="00D54E25">
        <w:rPr>
          <w:rStyle w:val="CommentReference"/>
          <w:rFonts w:ascii="Times New Roman" w:hAnsi="Times New Roman" w:cs="Times New Roman"/>
          <w:sz w:val="20"/>
          <w:szCs w:val="20"/>
        </w:rPr>
        <w:commentReference w:id="17"/>
      </w:r>
    </w:p>
    <w:p w14:paraId="576416B3" w14:textId="307BC7DC" w:rsidR="00DF54A9" w:rsidRPr="00E26897" w:rsidRDefault="00DF54A9">
      <w:pPr>
        <w:pStyle w:val="ListParagraph"/>
        <w:numPr>
          <w:ilvl w:val="0"/>
          <w:numId w:val="61"/>
        </w:numPr>
        <w:jc w:val="both"/>
        <w:rPr>
          <w:ins w:id="22" w:author="Anne Ardila Brenoe" w:date="2026-03-11T09:07:00Z" w16du:dateUtc="2026-03-11T08:07:00Z"/>
          <w:rFonts w:ascii="Times New Roman" w:hAnsi="Times New Roman" w:cs="Times New Roman"/>
          <w:sz w:val="20"/>
          <w:szCs w:val="20"/>
          <w:rPrChange w:id="23" w:author="Anne Ardila Brenoe" w:date="2026-03-11T09:10:00Z" w16du:dateUtc="2026-03-11T08:10:00Z">
            <w:rPr>
              <w:ins w:id="24" w:author="Anne Ardila Brenoe" w:date="2026-03-11T09:07:00Z" w16du:dateUtc="2026-03-11T08:07:00Z"/>
            </w:rPr>
          </w:rPrChange>
        </w:rPr>
        <w:pPrChange w:id="25" w:author="Anne Ardila Brenoe" w:date="2026-03-11T09:10:00Z" w16du:dateUtc="2026-03-11T08:10:00Z">
          <w:pPr/>
        </w:pPrChange>
      </w:pPr>
      <w:ins w:id="26" w:author="Anne Ardila Brenoe" w:date="2026-03-11T09:07:00Z" w16du:dateUtc="2026-03-11T08:07:00Z">
        <w:r w:rsidRPr="00E26897">
          <w:rPr>
            <w:rFonts w:ascii="Times New Roman" w:hAnsi="Times New Roman" w:cs="Times New Roman"/>
            <w:sz w:val="20"/>
            <w:szCs w:val="20"/>
            <w:rPrChange w:id="27" w:author="Anne Ardila Brenoe" w:date="2026-03-11T09:10:00Z" w16du:dateUtc="2026-03-11T08:10:00Z">
              <w:rPr/>
            </w:rPrChange>
          </w:rPr>
          <w:t xml:space="preserve">AI </w:t>
        </w:r>
      </w:ins>
      <w:ins w:id="28" w:author="Anne Ardila Brenoe" w:date="2026-03-11T09:10:00Z" w16du:dateUtc="2026-03-11T08:10:00Z">
        <w:r w:rsidR="004F27E9">
          <w:rPr>
            <w:rFonts w:ascii="Times New Roman" w:hAnsi="Times New Roman" w:cs="Times New Roman"/>
            <w:sz w:val="20"/>
            <w:szCs w:val="20"/>
          </w:rPr>
          <w:t>questions</w:t>
        </w:r>
      </w:ins>
      <w:ins w:id="29" w:author="Anne Ardila Brenoe" w:date="2026-03-11T09:11:00Z" w16du:dateUtc="2026-03-11T08:11:00Z">
        <w:r w:rsidR="004F73F5">
          <w:rPr>
            <w:rFonts w:ascii="Times New Roman" w:hAnsi="Times New Roman" w:cs="Times New Roman"/>
            <w:sz w:val="20"/>
            <w:szCs w:val="20"/>
          </w:rPr>
          <w:t>:</w:t>
        </w:r>
      </w:ins>
      <w:ins w:id="30" w:author="Anne Ardila Brenoe" w:date="2026-03-11T09:10:00Z" w16du:dateUtc="2026-03-11T08:10:00Z">
        <w:r w:rsidR="004F27E9">
          <w:rPr>
            <w:rFonts w:ascii="Times New Roman" w:hAnsi="Times New Roman" w:cs="Times New Roman"/>
            <w:sz w:val="20"/>
            <w:szCs w:val="20"/>
          </w:rPr>
          <w:t xml:space="preserve"> before</w:t>
        </w:r>
      </w:ins>
      <w:ins w:id="31" w:author="Anne Ardila Brenoe" w:date="2026-03-11T09:07:00Z" w16du:dateUtc="2026-03-11T08:07:00Z">
        <w:r w:rsidRPr="00E26897">
          <w:rPr>
            <w:rFonts w:ascii="Times New Roman" w:hAnsi="Times New Roman" w:cs="Times New Roman"/>
            <w:sz w:val="20"/>
            <w:szCs w:val="20"/>
            <w:rPrChange w:id="32" w:author="Anne Ardila Brenoe" w:date="2026-03-11T09:10:00Z" w16du:dateUtc="2026-03-11T08:10:00Z">
              <w:rPr/>
            </w:rPrChange>
          </w:rPr>
          <w:t xml:space="preserve"> the first vignette</w:t>
        </w:r>
      </w:ins>
      <w:ins w:id="33" w:author="Anne Ardila Brenoe" w:date="2026-03-11T09:11:00Z" w16du:dateUtc="2026-03-11T08:11:00Z">
        <w:r w:rsidR="004F27E9">
          <w:rPr>
            <w:rFonts w:ascii="Times New Roman" w:hAnsi="Times New Roman" w:cs="Times New Roman"/>
            <w:sz w:val="20"/>
            <w:szCs w:val="20"/>
          </w:rPr>
          <w:t xml:space="preserve"> vs </w:t>
        </w:r>
        <w:r w:rsidR="00BB0101">
          <w:rPr>
            <w:rFonts w:ascii="Times New Roman" w:hAnsi="Times New Roman" w:cs="Times New Roman"/>
            <w:sz w:val="20"/>
            <w:szCs w:val="20"/>
          </w:rPr>
          <w:t xml:space="preserve">after policy preferences. </w:t>
        </w:r>
      </w:ins>
    </w:p>
    <w:p w14:paraId="085A3BED" w14:textId="77777777" w:rsidR="00DF54A9" w:rsidRPr="006316F8" w:rsidRDefault="00DF54A9" w:rsidP="00DF54A9">
      <w:pPr>
        <w:jc w:val="both"/>
        <w:rPr>
          <w:ins w:id="34" w:author="Anne Ardila Brenoe" w:date="2026-03-11T09:08:00Z" w16du:dateUtc="2026-03-11T08:08:00Z"/>
          <w:rFonts w:ascii="Times New Roman" w:hAnsi="Times New Roman" w:cs="Times New Roman"/>
          <w:sz w:val="20"/>
          <w:szCs w:val="20"/>
        </w:rPr>
      </w:pPr>
      <w:ins w:id="35" w:author="Anne Ardila Brenoe" w:date="2026-03-11T09:08:00Z" w16du:dateUtc="2026-03-11T08:08:00Z">
        <w:r w:rsidRPr="006316F8">
          <w:rPr>
            <w:rFonts w:ascii="Times New Roman" w:hAnsi="Times New Roman" w:cs="Times New Roman"/>
            <w:sz w:val="20"/>
            <w:szCs w:val="20"/>
          </w:rPr>
          <w:t>------------------------------------------------------</w:t>
        </w:r>
      </w:ins>
    </w:p>
    <w:p w14:paraId="30276C6D" w14:textId="77777777" w:rsidR="00BB0101" w:rsidRPr="006316F8" w:rsidRDefault="00BB0101" w:rsidP="00BB0101">
      <w:pPr>
        <w:jc w:val="both"/>
        <w:rPr>
          <w:ins w:id="36" w:author="Anne Ardila Brenoe" w:date="2026-03-11T09:12:00Z" w16du:dateUtc="2026-03-11T08:12:00Z"/>
          <w:rFonts w:ascii="Times New Roman" w:hAnsi="Times New Roman" w:cs="Times New Roman"/>
          <w:sz w:val="20"/>
          <w:szCs w:val="20"/>
        </w:rPr>
      </w:pPr>
      <w:ins w:id="37" w:author="Anne Ardila Brenoe" w:date="2026-03-11T09:12:00Z" w16du:dateUtc="2026-03-11T08:12:00Z">
        <w:r w:rsidRPr="006316F8">
          <w:rPr>
            <w:rFonts w:ascii="Times New Roman" w:hAnsi="Times New Roman" w:cs="Times New Roman"/>
            <w:sz w:val="20"/>
            <w:szCs w:val="20"/>
          </w:rPr>
          <w:t xml:space="preserve">--- new page --- </w:t>
        </w:r>
      </w:ins>
    </w:p>
    <w:p w14:paraId="75F62902" w14:textId="77777777" w:rsidR="00DF54A9" w:rsidRDefault="00DF54A9" w:rsidP="005D0476">
      <w:pPr>
        <w:jc w:val="both"/>
        <w:rPr>
          <w:ins w:id="38" w:author="Anne Ardila Brenoe" w:date="2026-03-11T09:07:00Z" w16du:dateUtc="2026-03-11T08:07:00Z"/>
          <w:rFonts w:ascii="Times New Roman" w:hAnsi="Times New Roman" w:cs="Times New Roman"/>
          <w:b/>
          <w:bCs/>
          <w:sz w:val="20"/>
          <w:szCs w:val="20"/>
          <w:highlight w:val="lightGray"/>
        </w:rPr>
      </w:pPr>
    </w:p>
    <w:p w14:paraId="33964BE0" w14:textId="741F75C6" w:rsidR="005D0476" w:rsidRDefault="005D0476" w:rsidP="005D0476">
      <w:pPr>
        <w:jc w:val="both"/>
        <w:rPr>
          <w:ins w:id="39" w:author="Anne Ardila Brenoe" w:date="2026-03-11T09:07:00Z" w16du:dateUtc="2026-03-11T08:07:00Z"/>
          <w:rFonts w:ascii="Times New Roman" w:hAnsi="Times New Roman" w:cs="Times New Roman"/>
          <w:b/>
          <w:bCs/>
          <w:sz w:val="20"/>
          <w:szCs w:val="20"/>
        </w:rPr>
      </w:pPr>
      <w:ins w:id="40" w:author="Anne Ardila Brenoe" w:date="2026-03-11T09:07:00Z" w16du:dateUtc="2026-03-11T08:07:00Z">
        <w:r w:rsidRPr="006316F8">
          <w:rPr>
            <w:rFonts w:ascii="Times New Roman" w:hAnsi="Times New Roman" w:cs="Times New Roman"/>
            <w:b/>
            <w:bCs/>
            <w:sz w:val="20"/>
            <w:szCs w:val="20"/>
            <w:highlight w:val="lightGray"/>
          </w:rPr>
          <w:t xml:space="preserve">AI and </w:t>
        </w:r>
        <w:r w:rsidRPr="00155E47">
          <w:rPr>
            <w:rFonts w:ascii="Times New Roman" w:hAnsi="Times New Roman" w:cs="Times New Roman"/>
            <w:b/>
            <w:sz w:val="20"/>
            <w:szCs w:val="20"/>
            <w:highlight w:val="lightGray"/>
          </w:rPr>
          <w:t>the future labor</w:t>
        </w:r>
        <w:r w:rsidRPr="00F4206C">
          <w:rPr>
            <w:rFonts w:ascii="Times New Roman" w:hAnsi="Times New Roman" w:cs="Times New Roman"/>
            <w:b/>
            <w:sz w:val="20"/>
            <w:szCs w:val="20"/>
            <w:highlight w:val="lightGray"/>
          </w:rPr>
          <w:t xml:space="preserve"> market</w:t>
        </w:r>
      </w:ins>
    </w:p>
    <w:p w14:paraId="7CCB98C6" w14:textId="183B7AA1" w:rsidR="00BB0101" w:rsidRPr="009432AB" w:rsidRDefault="00BB0101" w:rsidP="00BB0101">
      <w:pPr>
        <w:jc w:val="both"/>
        <w:rPr>
          <w:ins w:id="41" w:author="Anne Ardila Brenoe" w:date="2026-03-11T09:12:00Z" w16du:dateUtc="2026-03-11T08:12:00Z"/>
          <w:rFonts w:ascii="Times New Roman" w:hAnsi="Times New Roman" w:cs="Times New Roman"/>
          <w:sz w:val="20"/>
          <w:szCs w:val="20"/>
        </w:rPr>
      </w:pPr>
      <w:ins w:id="42" w:author="Anne Ardila Brenoe" w:date="2026-03-11T09:12:00Z" w16du:dateUtc="2026-03-11T08:12:00Z">
        <w:r w:rsidRPr="009432AB">
          <w:rPr>
            <w:rFonts w:ascii="Times New Roman" w:hAnsi="Times New Roman" w:cs="Times New Roman"/>
            <w:sz w:val="20"/>
            <w:szCs w:val="20"/>
          </w:rPr>
          <w:t>Technological change, including artificial intelligence</w:t>
        </w:r>
        <w:r w:rsidR="00ED50F6">
          <w:rPr>
            <w:rFonts w:ascii="Times New Roman" w:hAnsi="Times New Roman" w:cs="Times New Roman"/>
            <w:sz w:val="20"/>
            <w:szCs w:val="20"/>
          </w:rPr>
          <w:t xml:space="preserve"> (AI)</w:t>
        </w:r>
        <w:r w:rsidRPr="009432AB">
          <w:rPr>
            <w:rFonts w:ascii="Times New Roman" w:hAnsi="Times New Roman" w:cs="Times New Roman"/>
            <w:sz w:val="20"/>
            <w:szCs w:val="20"/>
          </w:rPr>
          <w:t>, is expected to affect many jobs and occupations</w:t>
        </w:r>
        <w:r w:rsidR="00ED50F6">
          <w:rPr>
            <w:rFonts w:ascii="Times New Roman" w:hAnsi="Times New Roman" w:cs="Times New Roman"/>
            <w:sz w:val="20"/>
            <w:szCs w:val="20"/>
          </w:rPr>
          <w:t xml:space="preserve"> in the future</w:t>
        </w:r>
        <w:r w:rsidRPr="009432AB">
          <w:rPr>
            <w:rFonts w:ascii="Times New Roman" w:hAnsi="Times New Roman" w:cs="Times New Roman"/>
            <w:sz w:val="20"/>
            <w:szCs w:val="20"/>
          </w:rPr>
          <w:t xml:space="preserve">. Some types of work may become less common, while demand for other skills and roles may grow.    </w:t>
        </w:r>
      </w:ins>
    </w:p>
    <w:p w14:paraId="3EFA6A8C" w14:textId="58827DAF" w:rsidR="005D0476" w:rsidRDefault="005D0476" w:rsidP="005D0476">
      <w:pPr>
        <w:jc w:val="both"/>
        <w:rPr>
          <w:ins w:id="43" w:author="Anne Ardila Brenoe" w:date="2026-03-11T09:07:00Z" w16du:dateUtc="2026-03-11T08:07:00Z"/>
          <w:rFonts w:ascii="Times New Roman" w:hAnsi="Times New Roman" w:cs="Times New Roman"/>
          <w:sz w:val="20"/>
          <w:szCs w:val="20"/>
        </w:rPr>
      </w:pPr>
      <w:ins w:id="44" w:author="Anne Ardila Brenoe" w:date="2026-03-11T09:07:00Z" w16du:dateUtc="2026-03-11T08:07:00Z">
        <w:r w:rsidRPr="0095053C">
          <w:rPr>
            <w:rFonts w:ascii="Times New Roman" w:hAnsi="Times New Roman" w:cs="Times New Roman"/>
            <w:sz w:val="20"/>
            <w:szCs w:val="20"/>
          </w:rPr>
          <w:t xml:space="preserve">Over the next 10 years, do you think </w:t>
        </w:r>
        <w:r w:rsidRPr="00C65457">
          <w:rPr>
            <w:rFonts w:ascii="Times New Roman" w:hAnsi="Times New Roman" w:cs="Times New Roman"/>
            <w:b/>
            <w:bCs/>
            <w:sz w:val="20"/>
            <w:szCs w:val="20"/>
          </w:rPr>
          <w:t>AI</w:t>
        </w:r>
        <w:r w:rsidRPr="0095053C">
          <w:rPr>
            <w:rFonts w:ascii="Times New Roman" w:hAnsi="Times New Roman" w:cs="Times New Roman"/>
            <w:sz w:val="20"/>
            <w:szCs w:val="20"/>
          </w:rPr>
          <w:t xml:space="preserve"> will make the </w:t>
        </w:r>
        <w:r w:rsidRPr="00C65457">
          <w:rPr>
            <w:rFonts w:ascii="Times New Roman" w:hAnsi="Times New Roman" w:cs="Times New Roman"/>
            <w:b/>
            <w:bCs/>
            <w:sz w:val="20"/>
            <w:szCs w:val="20"/>
          </w:rPr>
          <w:t>earnings gap between a university degree and a vocational qualification</w:t>
        </w:r>
        <w:r w:rsidRPr="0095053C">
          <w:rPr>
            <w:rFonts w:ascii="Times New Roman" w:hAnsi="Times New Roman" w:cs="Times New Roman"/>
            <w:sz w:val="20"/>
            <w:szCs w:val="20"/>
          </w:rPr>
          <w:t>…</w:t>
        </w:r>
      </w:ins>
    </w:p>
    <w:p w14:paraId="27D65859" w14:textId="77777777" w:rsidR="005D0476" w:rsidRPr="006316F8" w:rsidRDefault="005D0476" w:rsidP="005D0476">
      <w:pPr>
        <w:jc w:val="both"/>
        <w:rPr>
          <w:ins w:id="45" w:author="Anne Ardila Brenoe" w:date="2026-03-11T09:07:00Z" w16du:dateUtc="2026-03-11T08:07:00Z"/>
          <w:rFonts w:ascii="Times New Roman" w:hAnsi="Times New Roman" w:cs="Times New Roman"/>
          <w:sz w:val="20"/>
          <w:szCs w:val="20"/>
        </w:rPr>
      </w:pPr>
      <w:ins w:id="46" w:author="Anne Ardila Brenoe" w:date="2026-03-11T09:07:00Z" w16du:dateUtc="2026-03-11T08:07:00Z">
        <w:r w:rsidRPr="006316F8">
          <w:rPr>
            <w:rFonts w:ascii="Times New Roman" w:hAnsi="Times New Roman" w:cs="Times New Roman"/>
            <w:sz w:val="20"/>
            <w:szCs w:val="20"/>
            <w:highlight w:val="green"/>
          </w:rPr>
          <w:t>[randomize order</w:t>
        </w:r>
        <w:r>
          <w:rPr>
            <w:rFonts w:ascii="Times New Roman" w:hAnsi="Times New Roman" w:cs="Times New Roman"/>
            <w:sz w:val="20"/>
            <w:szCs w:val="20"/>
            <w:highlight w:val="green"/>
          </w:rPr>
          <w:t xml:space="preserve"> a-e or e-a</w:t>
        </w:r>
        <w:r w:rsidRPr="006316F8">
          <w:rPr>
            <w:rFonts w:ascii="Times New Roman" w:hAnsi="Times New Roman" w:cs="Times New Roman"/>
            <w:sz w:val="20"/>
            <w:szCs w:val="20"/>
            <w:highlight w:val="green"/>
          </w:rPr>
          <w:t>]</w:t>
        </w:r>
        <w:r w:rsidRPr="006316F8">
          <w:rPr>
            <w:rFonts w:ascii="Times New Roman" w:hAnsi="Times New Roman" w:cs="Times New Roman"/>
            <w:sz w:val="20"/>
            <w:szCs w:val="20"/>
          </w:rPr>
          <w:t xml:space="preserve"> </w:t>
        </w:r>
      </w:ins>
    </w:p>
    <w:p w14:paraId="65081FDA" w14:textId="77777777" w:rsidR="005D0476" w:rsidRPr="00C65457" w:rsidRDefault="005D0476" w:rsidP="005D0476">
      <w:pPr>
        <w:pStyle w:val="ListParagraph"/>
        <w:numPr>
          <w:ilvl w:val="0"/>
          <w:numId w:val="54"/>
        </w:numPr>
        <w:jc w:val="both"/>
        <w:rPr>
          <w:ins w:id="47" w:author="Anne Ardila Brenoe" w:date="2026-03-11T09:07:00Z" w16du:dateUtc="2026-03-11T08:07:00Z"/>
          <w:rFonts w:ascii="Times New Roman" w:hAnsi="Times New Roman" w:cs="Times New Roman"/>
          <w:sz w:val="20"/>
          <w:szCs w:val="20"/>
        </w:rPr>
      </w:pPr>
      <w:ins w:id="48" w:author="Anne Ardila Brenoe" w:date="2026-03-11T09:07:00Z" w16du:dateUtc="2026-03-11T08:07:00Z">
        <w:r w:rsidRPr="00C65457">
          <w:rPr>
            <w:rFonts w:ascii="Times New Roman" w:hAnsi="Times New Roman" w:cs="Times New Roman"/>
            <w:sz w:val="20"/>
            <w:szCs w:val="20"/>
          </w:rPr>
          <w:t>Much smaller</w:t>
        </w:r>
      </w:ins>
    </w:p>
    <w:p w14:paraId="03BAE004" w14:textId="77777777" w:rsidR="005D0476" w:rsidRPr="00C65457" w:rsidRDefault="005D0476" w:rsidP="005D0476">
      <w:pPr>
        <w:pStyle w:val="ListParagraph"/>
        <w:numPr>
          <w:ilvl w:val="0"/>
          <w:numId w:val="54"/>
        </w:numPr>
        <w:jc w:val="both"/>
        <w:rPr>
          <w:ins w:id="49" w:author="Anne Ardila Brenoe" w:date="2026-03-11T09:07:00Z" w16du:dateUtc="2026-03-11T08:07:00Z"/>
          <w:rFonts w:ascii="Times New Roman" w:hAnsi="Times New Roman" w:cs="Times New Roman"/>
          <w:sz w:val="20"/>
          <w:szCs w:val="20"/>
        </w:rPr>
      </w:pPr>
      <w:ins w:id="50" w:author="Anne Ardila Brenoe" w:date="2026-03-11T09:07:00Z" w16du:dateUtc="2026-03-11T08:07:00Z">
        <w:r w:rsidRPr="00C65457">
          <w:rPr>
            <w:rFonts w:ascii="Times New Roman" w:hAnsi="Times New Roman" w:cs="Times New Roman"/>
            <w:sz w:val="20"/>
            <w:szCs w:val="20"/>
          </w:rPr>
          <w:t>Somewhat smaller</w:t>
        </w:r>
      </w:ins>
    </w:p>
    <w:p w14:paraId="3330A98F" w14:textId="77777777" w:rsidR="005D0476" w:rsidRPr="00C65457" w:rsidRDefault="005D0476" w:rsidP="005D0476">
      <w:pPr>
        <w:pStyle w:val="ListParagraph"/>
        <w:numPr>
          <w:ilvl w:val="0"/>
          <w:numId w:val="54"/>
        </w:numPr>
        <w:jc w:val="both"/>
        <w:rPr>
          <w:ins w:id="51" w:author="Anne Ardila Brenoe" w:date="2026-03-11T09:07:00Z" w16du:dateUtc="2026-03-11T08:07:00Z"/>
          <w:rFonts w:ascii="Times New Roman" w:hAnsi="Times New Roman" w:cs="Times New Roman"/>
          <w:sz w:val="20"/>
          <w:szCs w:val="20"/>
        </w:rPr>
      </w:pPr>
      <w:ins w:id="52" w:author="Anne Ardila Brenoe" w:date="2026-03-11T09:07:00Z" w16du:dateUtc="2026-03-11T08:07:00Z">
        <w:r w:rsidRPr="00C65457">
          <w:rPr>
            <w:rFonts w:ascii="Times New Roman" w:hAnsi="Times New Roman" w:cs="Times New Roman"/>
            <w:sz w:val="20"/>
            <w:szCs w:val="20"/>
          </w:rPr>
          <w:t>About the same</w:t>
        </w:r>
      </w:ins>
    </w:p>
    <w:p w14:paraId="6CE59DF3" w14:textId="77777777" w:rsidR="005D0476" w:rsidRPr="00C65457" w:rsidRDefault="005D0476" w:rsidP="005D0476">
      <w:pPr>
        <w:pStyle w:val="ListParagraph"/>
        <w:numPr>
          <w:ilvl w:val="0"/>
          <w:numId w:val="54"/>
        </w:numPr>
        <w:jc w:val="both"/>
        <w:rPr>
          <w:ins w:id="53" w:author="Anne Ardila Brenoe" w:date="2026-03-11T09:07:00Z" w16du:dateUtc="2026-03-11T08:07:00Z"/>
          <w:rFonts w:ascii="Times New Roman" w:hAnsi="Times New Roman" w:cs="Times New Roman"/>
          <w:sz w:val="20"/>
          <w:szCs w:val="20"/>
        </w:rPr>
      </w:pPr>
      <w:ins w:id="54" w:author="Anne Ardila Brenoe" w:date="2026-03-11T09:07:00Z" w16du:dateUtc="2026-03-11T08:07:00Z">
        <w:r w:rsidRPr="00C65457">
          <w:rPr>
            <w:rFonts w:ascii="Times New Roman" w:hAnsi="Times New Roman" w:cs="Times New Roman"/>
            <w:sz w:val="20"/>
            <w:szCs w:val="20"/>
          </w:rPr>
          <w:t>Somewhat larger</w:t>
        </w:r>
      </w:ins>
    </w:p>
    <w:p w14:paraId="3FE96CA9" w14:textId="77777777" w:rsidR="005D0476" w:rsidRPr="00C65457" w:rsidRDefault="005D0476" w:rsidP="005D0476">
      <w:pPr>
        <w:pStyle w:val="ListParagraph"/>
        <w:numPr>
          <w:ilvl w:val="0"/>
          <w:numId w:val="54"/>
        </w:numPr>
        <w:jc w:val="both"/>
        <w:rPr>
          <w:ins w:id="55" w:author="Anne Ardila Brenoe" w:date="2026-03-11T09:07:00Z" w16du:dateUtc="2026-03-11T08:07:00Z"/>
          <w:rFonts w:ascii="Times New Roman" w:hAnsi="Times New Roman" w:cs="Times New Roman"/>
          <w:sz w:val="20"/>
          <w:szCs w:val="20"/>
        </w:rPr>
      </w:pPr>
      <w:ins w:id="56" w:author="Anne Ardila Brenoe" w:date="2026-03-11T09:07:00Z" w16du:dateUtc="2026-03-11T08:07:00Z">
        <w:r w:rsidRPr="00C65457">
          <w:rPr>
            <w:rFonts w:ascii="Times New Roman" w:hAnsi="Times New Roman" w:cs="Times New Roman"/>
            <w:sz w:val="20"/>
            <w:szCs w:val="20"/>
          </w:rPr>
          <w:t>Much larger</w:t>
        </w:r>
      </w:ins>
    </w:p>
    <w:p w14:paraId="78FA731F" w14:textId="77777777" w:rsidR="005D0476" w:rsidRPr="00C65457" w:rsidRDefault="005D0476" w:rsidP="005D0476">
      <w:pPr>
        <w:jc w:val="both"/>
        <w:rPr>
          <w:ins w:id="57" w:author="Anne Ardila Brenoe" w:date="2026-03-11T09:07:00Z" w16du:dateUtc="2026-03-11T08:07:00Z"/>
          <w:rFonts w:ascii="Times New Roman" w:hAnsi="Times New Roman" w:cs="Times New Roman"/>
          <w:sz w:val="20"/>
          <w:szCs w:val="20"/>
        </w:rPr>
      </w:pPr>
    </w:p>
    <w:p w14:paraId="3B1F6366" w14:textId="77777777" w:rsidR="005D0476" w:rsidRDefault="005D0476" w:rsidP="005D0476">
      <w:pPr>
        <w:jc w:val="both"/>
        <w:rPr>
          <w:ins w:id="58" w:author="Anne Ardila Brenoe" w:date="2026-03-11T09:07:00Z" w16du:dateUtc="2026-03-11T08:07:00Z"/>
          <w:rFonts w:ascii="Times New Roman" w:hAnsi="Times New Roman" w:cs="Times New Roman"/>
          <w:sz w:val="20"/>
          <w:szCs w:val="20"/>
        </w:rPr>
      </w:pPr>
      <w:ins w:id="59" w:author="Anne Ardila Brenoe" w:date="2026-03-11T09:07:00Z" w16du:dateUtc="2026-03-11T08:07:00Z">
        <w:r w:rsidRPr="006316F8">
          <w:rPr>
            <w:rFonts w:ascii="Times New Roman" w:hAnsi="Times New Roman" w:cs="Times New Roman"/>
            <w:sz w:val="20"/>
            <w:szCs w:val="20"/>
          </w:rPr>
          <w:t xml:space="preserve">Thinking about the next 10 years, which </w:t>
        </w:r>
        <w:r w:rsidRPr="00F4206C">
          <w:rPr>
            <w:rFonts w:ascii="Times New Roman" w:hAnsi="Times New Roman" w:cs="Times New Roman"/>
            <w:b/>
            <w:bCs/>
            <w:sz w:val="20"/>
            <w:szCs w:val="20"/>
          </w:rPr>
          <w:t>education type</w:t>
        </w:r>
        <w:r>
          <w:rPr>
            <w:rFonts w:ascii="Times New Roman" w:hAnsi="Times New Roman" w:cs="Times New Roman"/>
            <w:sz w:val="20"/>
            <w:szCs w:val="20"/>
          </w:rPr>
          <w:t xml:space="preserve"> </w:t>
        </w:r>
        <w:r w:rsidRPr="006316F8">
          <w:rPr>
            <w:rFonts w:ascii="Times New Roman" w:hAnsi="Times New Roman" w:cs="Times New Roman"/>
            <w:sz w:val="20"/>
            <w:szCs w:val="20"/>
          </w:rPr>
          <w:t xml:space="preserve">do you think will </w:t>
        </w:r>
        <w:r w:rsidRPr="00D60022">
          <w:rPr>
            <w:rFonts w:ascii="Times New Roman" w:hAnsi="Times New Roman" w:cs="Times New Roman"/>
            <w:b/>
            <w:bCs/>
            <w:sz w:val="20"/>
            <w:szCs w:val="20"/>
          </w:rPr>
          <w:t>offer more job security</w:t>
        </w:r>
        <w:r w:rsidRPr="006316F8">
          <w:rPr>
            <w:rFonts w:ascii="Times New Roman" w:hAnsi="Times New Roman" w:cs="Times New Roman"/>
            <w:sz w:val="20"/>
            <w:szCs w:val="20"/>
          </w:rPr>
          <w:t xml:space="preserve"> on average? </w:t>
        </w:r>
      </w:ins>
    </w:p>
    <w:p w14:paraId="3E3512B3" w14:textId="77777777" w:rsidR="005D0476" w:rsidRPr="006316F8" w:rsidRDefault="005D0476" w:rsidP="005D0476">
      <w:pPr>
        <w:jc w:val="both"/>
        <w:rPr>
          <w:ins w:id="60" w:author="Anne Ardila Brenoe" w:date="2026-03-11T09:07:00Z" w16du:dateUtc="2026-03-11T08:07:00Z"/>
          <w:rFonts w:ascii="Times New Roman" w:hAnsi="Times New Roman" w:cs="Times New Roman"/>
          <w:sz w:val="20"/>
          <w:szCs w:val="20"/>
        </w:rPr>
      </w:pPr>
      <w:ins w:id="61" w:author="Anne Ardila Brenoe" w:date="2026-03-11T09:07:00Z" w16du:dateUtc="2026-03-11T08:07:00Z">
        <w:r w:rsidRPr="006316F8">
          <w:rPr>
            <w:rFonts w:ascii="Times New Roman" w:hAnsi="Times New Roman" w:cs="Times New Roman"/>
            <w:sz w:val="20"/>
            <w:szCs w:val="20"/>
            <w:highlight w:val="green"/>
          </w:rPr>
          <w:t>[randomize order]</w:t>
        </w:r>
        <w:r w:rsidRPr="006316F8">
          <w:rPr>
            <w:rFonts w:ascii="Times New Roman" w:hAnsi="Times New Roman" w:cs="Times New Roman"/>
            <w:sz w:val="20"/>
            <w:szCs w:val="20"/>
          </w:rPr>
          <w:t xml:space="preserve"> </w:t>
        </w:r>
      </w:ins>
    </w:p>
    <w:p w14:paraId="151B4448" w14:textId="77777777" w:rsidR="005D0476" w:rsidRPr="00A933DE" w:rsidRDefault="005D0476" w:rsidP="005D0476">
      <w:pPr>
        <w:pStyle w:val="ListParagraph"/>
        <w:numPr>
          <w:ilvl w:val="0"/>
          <w:numId w:val="55"/>
        </w:numPr>
        <w:jc w:val="both"/>
        <w:rPr>
          <w:ins w:id="62" w:author="Anne Ardila Brenoe" w:date="2026-03-11T09:07:00Z" w16du:dateUtc="2026-03-11T08:07:00Z"/>
          <w:rFonts w:ascii="Times New Roman" w:hAnsi="Times New Roman" w:cs="Times New Roman"/>
          <w:sz w:val="20"/>
          <w:szCs w:val="20"/>
        </w:rPr>
      </w:pPr>
      <w:ins w:id="63" w:author="Anne Ardila Brenoe" w:date="2026-03-11T09:07:00Z" w16du:dateUtc="2026-03-11T08:07:00Z">
        <w:r w:rsidRPr="00A933DE">
          <w:rPr>
            <w:rFonts w:ascii="Times New Roman" w:hAnsi="Times New Roman" w:cs="Times New Roman"/>
            <w:sz w:val="20"/>
            <w:szCs w:val="20"/>
          </w:rPr>
          <w:t xml:space="preserve">University </w:t>
        </w:r>
      </w:ins>
    </w:p>
    <w:p w14:paraId="52173D2C" w14:textId="77777777" w:rsidR="005D0476" w:rsidRPr="00A933DE" w:rsidRDefault="005D0476" w:rsidP="005D0476">
      <w:pPr>
        <w:pStyle w:val="ListParagraph"/>
        <w:numPr>
          <w:ilvl w:val="0"/>
          <w:numId w:val="55"/>
        </w:numPr>
        <w:jc w:val="both"/>
        <w:rPr>
          <w:ins w:id="64" w:author="Anne Ardila Brenoe" w:date="2026-03-11T09:07:00Z" w16du:dateUtc="2026-03-11T08:07:00Z"/>
          <w:rFonts w:ascii="Times New Roman" w:hAnsi="Times New Roman" w:cs="Times New Roman"/>
          <w:sz w:val="20"/>
          <w:szCs w:val="20"/>
        </w:rPr>
      </w:pPr>
      <w:ins w:id="65" w:author="Anne Ardila Brenoe" w:date="2026-03-11T09:07:00Z" w16du:dateUtc="2026-03-11T08:07:00Z">
        <w:r w:rsidRPr="00A933DE">
          <w:rPr>
            <w:rFonts w:ascii="Times New Roman" w:hAnsi="Times New Roman" w:cs="Times New Roman"/>
            <w:sz w:val="20"/>
            <w:szCs w:val="20"/>
          </w:rPr>
          <w:t xml:space="preserve">Vocational education </w:t>
        </w:r>
      </w:ins>
    </w:p>
    <w:p w14:paraId="6092919B" w14:textId="77777777" w:rsidR="005D0476" w:rsidRPr="00A933DE" w:rsidRDefault="005D0476" w:rsidP="005D0476">
      <w:pPr>
        <w:pStyle w:val="ListParagraph"/>
        <w:numPr>
          <w:ilvl w:val="0"/>
          <w:numId w:val="55"/>
        </w:numPr>
        <w:jc w:val="both"/>
        <w:rPr>
          <w:ins w:id="66" w:author="Anne Ardila Brenoe" w:date="2026-03-11T09:07:00Z" w16du:dateUtc="2026-03-11T08:07:00Z"/>
          <w:rFonts w:ascii="Times New Roman" w:hAnsi="Times New Roman" w:cs="Times New Roman"/>
          <w:sz w:val="20"/>
          <w:szCs w:val="20"/>
        </w:rPr>
      </w:pPr>
      <w:ins w:id="67" w:author="Anne Ardila Brenoe" w:date="2026-03-11T09:07:00Z" w16du:dateUtc="2026-03-11T08:07:00Z">
        <w:r w:rsidRPr="00A933DE">
          <w:rPr>
            <w:rFonts w:ascii="Times New Roman" w:hAnsi="Times New Roman" w:cs="Times New Roman"/>
            <w:sz w:val="20"/>
            <w:szCs w:val="20"/>
          </w:rPr>
          <w:t>About the same</w:t>
        </w:r>
      </w:ins>
    </w:p>
    <w:p w14:paraId="71E8D23B" w14:textId="77777777" w:rsidR="005D0476" w:rsidRPr="00A933DE" w:rsidRDefault="005D0476" w:rsidP="005D0476">
      <w:pPr>
        <w:pStyle w:val="ListParagraph"/>
        <w:numPr>
          <w:ilvl w:val="0"/>
          <w:numId w:val="55"/>
        </w:numPr>
        <w:jc w:val="both"/>
        <w:rPr>
          <w:ins w:id="68" w:author="Anne Ardila Brenoe" w:date="2026-03-11T09:07:00Z" w16du:dateUtc="2026-03-11T08:07:00Z"/>
          <w:rFonts w:ascii="Times New Roman" w:hAnsi="Times New Roman" w:cs="Times New Roman"/>
          <w:sz w:val="20"/>
          <w:szCs w:val="20"/>
        </w:rPr>
      </w:pPr>
      <w:ins w:id="69" w:author="Anne Ardila Brenoe" w:date="2026-03-11T09:07:00Z" w16du:dateUtc="2026-03-11T08:07:00Z">
        <w:r w:rsidRPr="00A933DE">
          <w:rPr>
            <w:rFonts w:ascii="Times New Roman" w:hAnsi="Times New Roman" w:cs="Times New Roman"/>
            <w:sz w:val="20"/>
            <w:szCs w:val="20"/>
          </w:rPr>
          <w:t>Not sure</w:t>
        </w:r>
      </w:ins>
    </w:p>
    <w:p w14:paraId="0BD602FE" w14:textId="77777777" w:rsidR="005D0476" w:rsidRPr="006316F8" w:rsidRDefault="005D0476" w:rsidP="005D0476">
      <w:pPr>
        <w:jc w:val="both"/>
        <w:rPr>
          <w:ins w:id="70" w:author="Anne Ardila Brenoe" w:date="2026-03-11T09:07:00Z" w16du:dateUtc="2026-03-11T08:07:00Z"/>
          <w:rFonts w:ascii="Times New Roman" w:hAnsi="Times New Roman" w:cs="Times New Roman"/>
          <w:sz w:val="20"/>
          <w:szCs w:val="20"/>
        </w:rPr>
      </w:pPr>
    </w:p>
    <w:p w14:paraId="2C3D90EF" w14:textId="77777777" w:rsidR="005D0476" w:rsidRPr="00760996" w:rsidRDefault="005D0476" w:rsidP="005D0476">
      <w:pPr>
        <w:jc w:val="both"/>
        <w:rPr>
          <w:ins w:id="71" w:author="Anne Ardila Brenoe" w:date="2026-03-11T09:07:00Z" w16du:dateUtc="2026-03-11T08:07:00Z"/>
          <w:rFonts w:ascii="Times New Roman" w:hAnsi="Times New Roman" w:cs="Times New Roman"/>
          <w:sz w:val="20"/>
          <w:szCs w:val="20"/>
        </w:rPr>
      </w:pPr>
      <w:ins w:id="72" w:author="Anne Ardila Brenoe" w:date="2026-03-11T09:07:00Z" w16du:dateUtc="2026-03-11T08:07:00Z">
        <w:r w:rsidRPr="00760996">
          <w:rPr>
            <w:rFonts w:ascii="Times New Roman" w:hAnsi="Times New Roman" w:cs="Times New Roman"/>
            <w:sz w:val="20"/>
            <w:szCs w:val="20"/>
          </w:rPr>
          <w:t xml:space="preserve">Think back to when you chose your university major. How much </w:t>
        </w:r>
        <w:r w:rsidRPr="00F4206C">
          <w:rPr>
            <w:rFonts w:ascii="Times New Roman" w:hAnsi="Times New Roman" w:cs="Times New Roman"/>
            <w:b/>
            <w:bCs/>
            <w:sz w:val="20"/>
            <w:szCs w:val="20"/>
          </w:rPr>
          <w:t>did you</w:t>
        </w:r>
        <w:r w:rsidRPr="00760996">
          <w:rPr>
            <w:rFonts w:ascii="Times New Roman" w:hAnsi="Times New Roman" w:cs="Times New Roman"/>
            <w:sz w:val="20"/>
            <w:szCs w:val="20"/>
          </w:rPr>
          <w:t xml:space="preserve"> think about the </w:t>
        </w:r>
        <w:r w:rsidRPr="00F4206C">
          <w:rPr>
            <w:rFonts w:ascii="Times New Roman" w:hAnsi="Times New Roman" w:cs="Times New Roman"/>
            <w:b/>
            <w:bCs/>
            <w:sz w:val="20"/>
            <w:szCs w:val="20"/>
          </w:rPr>
          <w:t>impact of AI on future jobs and wages</w:t>
        </w:r>
        <w:r w:rsidRPr="00760996">
          <w:rPr>
            <w:rFonts w:ascii="Times New Roman" w:hAnsi="Times New Roman" w:cs="Times New Roman"/>
            <w:sz w:val="20"/>
            <w:szCs w:val="20"/>
          </w:rPr>
          <w:t>?</w:t>
        </w:r>
      </w:ins>
    </w:p>
    <w:p w14:paraId="50EDDF50" w14:textId="77777777" w:rsidR="005D0476" w:rsidRPr="00760996" w:rsidRDefault="005D0476" w:rsidP="005D0476">
      <w:pPr>
        <w:pStyle w:val="ListParagraph"/>
        <w:numPr>
          <w:ilvl w:val="0"/>
          <w:numId w:val="58"/>
        </w:numPr>
        <w:jc w:val="both"/>
        <w:rPr>
          <w:ins w:id="73" w:author="Anne Ardila Brenoe" w:date="2026-03-11T09:07:00Z" w16du:dateUtc="2026-03-11T08:07:00Z"/>
          <w:rFonts w:ascii="Times New Roman" w:hAnsi="Times New Roman" w:cs="Times New Roman"/>
          <w:sz w:val="20"/>
          <w:szCs w:val="20"/>
        </w:rPr>
      </w:pPr>
      <w:ins w:id="74" w:author="Anne Ardila Brenoe" w:date="2026-03-11T09:07:00Z" w16du:dateUtc="2026-03-11T08:07:00Z">
        <w:r w:rsidRPr="00760996">
          <w:rPr>
            <w:rFonts w:ascii="Times New Roman" w:hAnsi="Times New Roman" w:cs="Times New Roman"/>
            <w:sz w:val="20"/>
            <w:szCs w:val="20"/>
          </w:rPr>
          <w:t>Not at all</w:t>
        </w:r>
      </w:ins>
    </w:p>
    <w:p w14:paraId="509CECA2" w14:textId="77777777" w:rsidR="005D0476" w:rsidRPr="00760996" w:rsidRDefault="005D0476" w:rsidP="005D0476">
      <w:pPr>
        <w:pStyle w:val="ListParagraph"/>
        <w:numPr>
          <w:ilvl w:val="0"/>
          <w:numId w:val="58"/>
        </w:numPr>
        <w:jc w:val="both"/>
        <w:rPr>
          <w:ins w:id="75" w:author="Anne Ardila Brenoe" w:date="2026-03-11T09:07:00Z" w16du:dateUtc="2026-03-11T08:07:00Z"/>
          <w:rFonts w:ascii="Times New Roman" w:hAnsi="Times New Roman" w:cs="Times New Roman"/>
          <w:sz w:val="20"/>
          <w:szCs w:val="20"/>
        </w:rPr>
      </w:pPr>
      <w:ins w:id="76" w:author="Anne Ardila Brenoe" w:date="2026-03-11T09:07:00Z" w16du:dateUtc="2026-03-11T08:07:00Z">
        <w:r w:rsidRPr="00760996">
          <w:rPr>
            <w:rFonts w:ascii="Times New Roman" w:hAnsi="Times New Roman" w:cs="Times New Roman"/>
            <w:sz w:val="20"/>
            <w:szCs w:val="20"/>
          </w:rPr>
          <w:t>A little</w:t>
        </w:r>
      </w:ins>
    </w:p>
    <w:p w14:paraId="2F2EE442" w14:textId="77777777" w:rsidR="005D0476" w:rsidRPr="00760996" w:rsidRDefault="005D0476" w:rsidP="005D0476">
      <w:pPr>
        <w:pStyle w:val="ListParagraph"/>
        <w:numPr>
          <w:ilvl w:val="0"/>
          <w:numId w:val="58"/>
        </w:numPr>
        <w:jc w:val="both"/>
        <w:rPr>
          <w:ins w:id="77" w:author="Anne Ardila Brenoe" w:date="2026-03-11T09:07:00Z" w16du:dateUtc="2026-03-11T08:07:00Z"/>
          <w:rFonts w:ascii="Times New Roman" w:hAnsi="Times New Roman" w:cs="Times New Roman"/>
          <w:sz w:val="20"/>
          <w:szCs w:val="20"/>
        </w:rPr>
      </w:pPr>
      <w:ins w:id="78" w:author="Anne Ardila Brenoe" w:date="2026-03-11T09:07:00Z" w16du:dateUtc="2026-03-11T08:07:00Z">
        <w:r w:rsidRPr="00760996">
          <w:rPr>
            <w:rFonts w:ascii="Times New Roman" w:hAnsi="Times New Roman" w:cs="Times New Roman"/>
            <w:sz w:val="20"/>
            <w:szCs w:val="20"/>
          </w:rPr>
          <w:t>Somewhat</w:t>
        </w:r>
      </w:ins>
    </w:p>
    <w:p w14:paraId="34F796E9" w14:textId="77777777" w:rsidR="005D0476" w:rsidRPr="00760996" w:rsidRDefault="005D0476" w:rsidP="005D0476">
      <w:pPr>
        <w:pStyle w:val="ListParagraph"/>
        <w:numPr>
          <w:ilvl w:val="0"/>
          <w:numId w:val="58"/>
        </w:numPr>
        <w:jc w:val="both"/>
        <w:rPr>
          <w:ins w:id="79" w:author="Anne Ardila Brenoe" w:date="2026-03-11T09:07:00Z" w16du:dateUtc="2026-03-11T08:07:00Z"/>
          <w:rFonts w:ascii="Times New Roman" w:hAnsi="Times New Roman" w:cs="Times New Roman"/>
          <w:sz w:val="20"/>
          <w:szCs w:val="20"/>
        </w:rPr>
      </w:pPr>
      <w:ins w:id="80" w:author="Anne Ardila Brenoe" w:date="2026-03-11T09:07:00Z" w16du:dateUtc="2026-03-11T08:07:00Z">
        <w:r w:rsidRPr="00760996">
          <w:rPr>
            <w:rFonts w:ascii="Times New Roman" w:hAnsi="Times New Roman" w:cs="Times New Roman"/>
            <w:sz w:val="20"/>
            <w:szCs w:val="20"/>
          </w:rPr>
          <w:t>Quite a lot</w:t>
        </w:r>
      </w:ins>
    </w:p>
    <w:p w14:paraId="196547CE" w14:textId="77777777" w:rsidR="005D0476" w:rsidRPr="00760996" w:rsidRDefault="005D0476" w:rsidP="005D0476">
      <w:pPr>
        <w:pStyle w:val="ListParagraph"/>
        <w:numPr>
          <w:ilvl w:val="0"/>
          <w:numId w:val="58"/>
        </w:numPr>
        <w:jc w:val="both"/>
        <w:rPr>
          <w:ins w:id="81" w:author="Anne Ardila Brenoe" w:date="2026-03-11T09:07:00Z" w16du:dateUtc="2026-03-11T08:07:00Z"/>
          <w:rFonts w:ascii="Times New Roman" w:hAnsi="Times New Roman" w:cs="Times New Roman"/>
          <w:sz w:val="20"/>
          <w:szCs w:val="20"/>
        </w:rPr>
      </w:pPr>
      <w:ins w:id="82" w:author="Anne Ardila Brenoe" w:date="2026-03-11T09:07:00Z" w16du:dateUtc="2026-03-11T08:07:00Z">
        <w:r w:rsidRPr="00760996">
          <w:rPr>
            <w:rFonts w:ascii="Times New Roman" w:hAnsi="Times New Roman" w:cs="Times New Roman"/>
            <w:sz w:val="20"/>
            <w:szCs w:val="20"/>
          </w:rPr>
          <w:t>A great deal</w:t>
        </w:r>
      </w:ins>
    </w:p>
    <w:p w14:paraId="53AB14CC" w14:textId="77777777" w:rsidR="005D0476" w:rsidRDefault="005D0476" w:rsidP="00664B12">
      <w:pPr>
        <w:jc w:val="both"/>
        <w:rPr>
          <w:ins w:id="83" w:author="Anne Ardila Brenoe" w:date="2026-03-11T09:07:00Z" w16du:dateUtc="2026-03-11T08:07:00Z"/>
          <w:rFonts w:ascii="Times New Roman" w:hAnsi="Times New Roman" w:cs="Times New Roman"/>
          <w:sz w:val="20"/>
          <w:szCs w:val="20"/>
        </w:rPr>
      </w:pPr>
    </w:p>
    <w:p w14:paraId="2BB2E750" w14:textId="77777777" w:rsidR="005D0476" w:rsidRPr="006316F8" w:rsidRDefault="005D0476" w:rsidP="00664B12">
      <w:pPr>
        <w:jc w:val="both"/>
        <w:rPr>
          <w:rFonts w:ascii="Times New Roman" w:hAnsi="Times New Roman" w:cs="Times New Roman"/>
          <w:sz w:val="20"/>
          <w:szCs w:val="20"/>
        </w:rPr>
      </w:pPr>
    </w:p>
    <w:p w14:paraId="53D211AE" w14:textId="63161DF9" w:rsidR="00921EE0" w:rsidDel="00D77182" w:rsidRDefault="00921EE0" w:rsidP="00664B12">
      <w:pPr>
        <w:jc w:val="both"/>
        <w:rPr>
          <w:del w:id="84" w:author="Anne Ardila Brenoe" w:date="2026-03-11T08:22:00Z" w16du:dateUtc="2026-03-11T07:22:00Z"/>
          <w:rFonts w:ascii="Times New Roman" w:hAnsi="Times New Roman" w:cs="Times New Roman"/>
          <w:sz w:val="20"/>
          <w:szCs w:val="20"/>
        </w:rPr>
      </w:pPr>
    </w:p>
    <w:p w14:paraId="662AA114" w14:textId="4CB2C1AA" w:rsidR="00B63399" w:rsidRPr="006316F8" w:rsidDel="00D77182" w:rsidRDefault="00B63399" w:rsidP="00664B12">
      <w:pPr>
        <w:jc w:val="both"/>
        <w:rPr>
          <w:del w:id="85" w:author="Anne Ardila Brenoe" w:date="2026-03-11T08:22:00Z" w16du:dateUtc="2026-03-11T07:22:00Z"/>
          <w:rFonts w:ascii="Times New Roman" w:hAnsi="Times New Roman" w:cs="Times New Roman"/>
          <w:sz w:val="20"/>
          <w:szCs w:val="20"/>
        </w:rPr>
      </w:pPr>
    </w:p>
    <w:p w14:paraId="5162C295" w14:textId="49D644E0" w:rsidR="0006407C" w:rsidRPr="006316F8" w:rsidRDefault="0006407C" w:rsidP="0006407C">
      <w:pPr>
        <w:jc w:val="both"/>
        <w:rPr>
          <w:rFonts w:ascii="Times New Roman" w:hAnsi="Times New Roman" w:cs="Times New Roman"/>
          <w:b/>
          <w:bCs/>
          <w:sz w:val="20"/>
          <w:szCs w:val="20"/>
        </w:rPr>
      </w:pPr>
      <w:r w:rsidRPr="006316F8">
        <w:rPr>
          <w:rFonts w:ascii="Times New Roman" w:hAnsi="Times New Roman" w:cs="Times New Roman"/>
          <w:b/>
          <w:sz w:val="20"/>
          <w:szCs w:val="20"/>
          <w:highlight w:val="lightGray"/>
        </w:rPr>
        <w:t>Own educational experience</w:t>
      </w:r>
      <w:r w:rsidRPr="006316F8">
        <w:rPr>
          <w:rFonts w:ascii="Times New Roman" w:hAnsi="Times New Roman" w:cs="Times New Roman"/>
          <w:b/>
          <w:bCs/>
          <w:sz w:val="20"/>
          <w:szCs w:val="20"/>
        </w:rPr>
        <w:t xml:space="preserve"> </w:t>
      </w:r>
    </w:p>
    <w:p w14:paraId="531979F7" w14:textId="62A1C8AA" w:rsidR="0006407C" w:rsidRDefault="00D52F71" w:rsidP="00D52F71">
      <w:pPr>
        <w:jc w:val="both"/>
        <w:rPr>
          <w:rFonts w:ascii="Times New Roman" w:hAnsi="Times New Roman" w:cs="Times New Roman"/>
          <w:sz w:val="20"/>
          <w:szCs w:val="20"/>
        </w:rPr>
      </w:pPr>
      <w:r w:rsidRPr="006316F8" w:rsidDel="00454979">
        <w:rPr>
          <w:rFonts w:ascii="Times New Roman" w:hAnsi="Times New Roman" w:cs="Times New Roman"/>
          <w:sz w:val="20"/>
          <w:szCs w:val="20"/>
        </w:rPr>
        <w:t xml:space="preserve">In which </w:t>
      </w:r>
      <w:r w:rsidRPr="00D77182" w:rsidDel="00454979">
        <w:rPr>
          <w:rFonts w:ascii="Times New Roman" w:hAnsi="Times New Roman" w:cs="Times New Roman"/>
          <w:b/>
          <w:bCs/>
          <w:sz w:val="20"/>
          <w:szCs w:val="20"/>
          <w:rPrChange w:id="86" w:author="Anne Ardila Brenoe" w:date="2026-03-11T08:22:00Z" w16du:dateUtc="2026-03-11T07:22:00Z">
            <w:rPr>
              <w:rFonts w:ascii="Times New Roman" w:hAnsi="Times New Roman" w:cs="Times New Roman"/>
              <w:sz w:val="20"/>
              <w:szCs w:val="20"/>
            </w:rPr>
          </w:rPrChange>
        </w:rPr>
        <w:t>country</w:t>
      </w:r>
      <w:r w:rsidRPr="006316F8" w:rsidDel="00454979">
        <w:rPr>
          <w:rFonts w:ascii="Times New Roman" w:hAnsi="Times New Roman" w:cs="Times New Roman"/>
          <w:sz w:val="20"/>
          <w:szCs w:val="20"/>
        </w:rPr>
        <w:t xml:space="preserve"> did </w:t>
      </w:r>
      <w:r w:rsidRPr="006316F8">
        <w:rPr>
          <w:rFonts w:ascii="Times New Roman" w:hAnsi="Times New Roman" w:cs="Times New Roman"/>
          <w:sz w:val="20"/>
          <w:szCs w:val="20"/>
        </w:rPr>
        <w:t xml:space="preserve">you </w:t>
      </w:r>
      <w:r>
        <w:rPr>
          <w:rFonts w:ascii="Times New Roman" w:hAnsi="Times New Roman" w:cs="Times New Roman"/>
          <w:sz w:val="20"/>
          <w:szCs w:val="20"/>
        </w:rPr>
        <w:t xml:space="preserve">spend most of your </w:t>
      </w:r>
      <w:r w:rsidRPr="00D77182">
        <w:rPr>
          <w:rFonts w:ascii="Times New Roman" w:hAnsi="Times New Roman" w:cs="Times New Roman"/>
          <w:b/>
          <w:bCs/>
          <w:sz w:val="20"/>
          <w:szCs w:val="20"/>
          <w:rPrChange w:id="87" w:author="Anne Ardila Brenoe" w:date="2026-03-11T08:22:00Z" w16du:dateUtc="2026-03-11T07:22:00Z">
            <w:rPr>
              <w:rFonts w:ascii="Times New Roman" w:hAnsi="Times New Roman" w:cs="Times New Roman"/>
              <w:sz w:val="20"/>
              <w:szCs w:val="20"/>
            </w:rPr>
          </w:rPrChange>
        </w:rPr>
        <w:t>school years</w:t>
      </w:r>
      <w:r w:rsidRPr="006316F8">
        <w:rPr>
          <w:rFonts w:ascii="Times New Roman" w:hAnsi="Times New Roman" w:cs="Times New Roman"/>
          <w:sz w:val="20"/>
          <w:szCs w:val="20"/>
        </w:rPr>
        <w:t>?</w:t>
      </w:r>
    </w:p>
    <w:p w14:paraId="237BE968" w14:textId="28A05618" w:rsidR="0097178C" w:rsidRDefault="0097178C" w:rsidP="0097178C">
      <w:pPr>
        <w:jc w:val="both"/>
        <w:rPr>
          <w:ins w:id="88" w:author="Anne Ardila Brenoe" w:date="2026-03-11T09:13:00Z" w16du:dateUtc="2026-03-11T08:13:00Z"/>
          <w:rFonts w:ascii="Times New Roman" w:hAnsi="Times New Roman" w:cs="Times New Roman"/>
          <w:i/>
          <w:iCs/>
          <w:sz w:val="20"/>
          <w:szCs w:val="20"/>
        </w:rPr>
      </w:pPr>
      <w:r w:rsidRPr="00253E51">
        <w:rPr>
          <w:rFonts w:ascii="Times New Roman" w:hAnsi="Times New Roman" w:cs="Times New Roman"/>
          <w:i/>
          <w:iCs/>
          <w:sz w:val="20"/>
          <w:szCs w:val="20"/>
        </w:rPr>
        <w:t>Dropdown: C</w:t>
      </w:r>
      <w:r>
        <w:rPr>
          <w:rFonts w:ascii="Times New Roman" w:hAnsi="Times New Roman" w:cs="Times New Roman"/>
          <w:i/>
          <w:iCs/>
          <w:sz w:val="20"/>
          <w:szCs w:val="20"/>
        </w:rPr>
        <w:t>ountry</w:t>
      </w:r>
      <w:ins w:id="89" w:author="Anne Ardila Brenoe" w:date="2026-03-11T08:22:00Z" w16du:dateUtc="2026-03-11T07:22:00Z">
        <w:r w:rsidR="003F2A67">
          <w:rPr>
            <w:rFonts w:ascii="Times New Roman" w:hAnsi="Times New Roman" w:cs="Times New Roman"/>
            <w:i/>
            <w:iCs/>
            <w:sz w:val="20"/>
            <w:szCs w:val="20"/>
          </w:rPr>
          <w:t xml:space="preserve"> (Switzerland on top)</w:t>
        </w:r>
      </w:ins>
    </w:p>
    <w:p w14:paraId="0B3984A4" w14:textId="77777777" w:rsidR="00441FE7" w:rsidRPr="006316F8" w:rsidRDefault="00441FE7" w:rsidP="00441FE7">
      <w:pPr>
        <w:jc w:val="both"/>
        <w:rPr>
          <w:ins w:id="90" w:author="Anne Ardila Brenoe" w:date="2026-03-11T09:13:00Z" w16du:dateUtc="2026-03-11T08:13:00Z"/>
          <w:rFonts w:ascii="Times New Roman" w:hAnsi="Times New Roman" w:cs="Times New Roman"/>
          <w:sz w:val="20"/>
          <w:szCs w:val="20"/>
        </w:rPr>
      </w:pPr>
      <w:ins w:id="91" w:author="Anne Ardila Brenoe" w:date="2026-03-11T09:13:00Z" w16du:dateUtc="2026-03-11T08:13:00Z">
        <w:r w:rsidRPr="006316F8">
          <w:rPr>
            <w:rFonts w:ascii="Times New Roman" w:hAnsi="Times New Roman" w:cs="Times New Roman"/>
            <w:sz w:val="20"/>
            <w:szCs w:val="20"/>
          </w:rPr>
          <w:t xml:space="preserve">--- new page --- </w:t>
        </w:r>
      </w:ins>
    </w:p>
    <w:p w14:paraId="7D4F8CBB" w14:textId="77777777" w:rsidR="00441FE7" w:rsidRPr="00253E51" w:rsidRDefault="00441FE7" w:rsidP="0097178C">
      <w:pPr>
        <w:jc w:val="both"/>
        <w:rPr>
          <w:rFonts w:ascii="Times New Roman" w:hAnsi="Times New Roman" w:cs="Times New Roman"/>
          <w:i/>
          <w:iCs/>
          <w:sz w:val="20"/>
          <w:szCs w:val="20"/>
        </w:rPr>
      </w:pPr>
    </w:p>
    <w:p w14:paraId="2C29DAEF" w14:textId="19193570" w:rsidR="0039102B" w:rsidRDefault="009D1E0C" w:rsidP="000A1A15">
      <w:pPr>
        <w:jc w:val="both"/>
        <w:rPr>
          <w:rFonts w:ascii="Times New Roman" w:hAnsi="Times New Roman" w:cs="Times New Roman"/>
          <w:sz w:val="20"/>
          <w:szCs w:val="20"/>
        </w:rPr>
      </w:pPr>
      <w:r w:rsidRPr="00C65457">
        <w:rPr>
          <w:rFonts w:ascii="Times New Roman" w:hAnsi="Times New Roman" w:cs="Times New Roman"/>
          <w:sz w:val="20"/>
          <w:szCs w:val="20"/>
          <w:highlight w:val="green"/>
        </w:rPr>
        <w:t>[</w:t>
      </w:r>
      <w:r w:rsidR="000A1A15" w:rsidRPr="00DF30B4">
        <w:rPr>
          <w:rFonts w:ascii="Times New Roman" w:hAnsi="Times New Roman" w:cs="Times New Roman"/>
          <w:sz w:val="20"/>
          <w:szCs w:val="20"/>
          <w:highlight w:val="green"/>
        </w:rPr>
        <w:t>If Country is Switzerland</w:t>
      </w:r>
      <w:r w:rsidR="0082470F" w:rsidRPr="00DF30B4">
        <w:rPr>
          <w:rFonts w:ascii="Times New Roman" w:hAnsi="Times New Roman" w:cs="Times New Roman"/>
          <w:sz w:val="20"/>
          <w:szCs w:val="20"/>
          <w:highlight w:val="green"/>
        </w:rPr>
        <w:t>]</w:t>
      </w:r>
      <w:r w:rsidR="0039102B">
        <w:rPr>
          <w:rFonts w:ascii="Times New Roman" w:hAnsi="Times New Roman" w:cs="Times New Roman"/>
          <w:sz w:val="20"/>
          <w:szCs w:val="20"/>
        </w:rPr>
        <w:t xml:space="preserve"> </w:t>
      </w:r>
      <w:r w:rsidR="00DF30B4">
        <w:rPr>
          <w:rFonts w:ascii="Times New Roman" w:hAnsi="Times New Roman" w:cs="Times New Roman"/>
          <w:sz w:val="20"/>
          <w:szCs w:val="20"/>
        </w:rPr>
        <w:t>In wh</w:t>
      </w:r>
      <w:r w:rsidR="0039102B">
        <w:rPr>
          <w:rFonts w:ascii="Times New Roman" w:hAnsi="Times New Roman" w:cs="Times New Roman"/>
          <w:sz w:val="20"/>
          <w:szCs w:val="20"/>
        </w:rPr>
        <w:t>ich</w:t>
      </w:r>
      <w:r w:rsidR="006316F8" w:rsidRPr="006316F8">
        <w:rPr>
          <w:rFonts w:ascii="Times New Roman" w:hAnsi="Times New Roman" w:cs="Times New Roman"/>
          <w:sz w:val="20"/>
          <w:szCs w:val="20"/>
        </w:rPr>
        <w:t xml:space="preserve"> </w:t>
      </w:r>
      <w:r w:rsidR="000A1A15" w:rsidRPr="003F2A67">
        <w:rPr>
          <w:rFonts w:ascii="Times New Roman" w:hAnsi="Times New Roman" w:cs="Times New Roman"/>
          <w:b/>
          <w:bCs/>
          <w:sz w:val="20"/>
          <w:szCs w:val="20"/>
          <w:rPrChange w:id="92" w:author="Anne Ardila Brenoe" w:date="2026-03-11T08:23:00Z" w16du:dateUtc="2026-03-11T07:23:00Z">
            <w:rPr>
              <w:rFonts w:ascii="Times New Roman" w:hAnsi="Times New Roman" w:cs="Times New Roman"/>
              <w:sz w:val="20"/>
              <w:szCs w:val="20"/>
            </w:rPr>
          </w:rPrChange>
        </w:rPr>
        <w:t>Canton</w:t>
      </w:r>
      <w:r w:rsidR="0039102B">
        <w:rPr>
          <w:rFonts w:ascii="Times New Roman" w:hAnsi="Times New Roman" w:cs="Times New Roman"/>
          <w:sz w:val="20"/>
          <w:szCs w:val="20"/>
        </w:rPr>
        <w:t xml:space="preserve"> did you spend most of your school years?</w:t>
      </w:r>
    </w:p>
    <w:p w14:paraId="69898F41" w14:textId="33E885BB" w:rsidR="000A1A15" w:rsidRPr="00C65457" w:rsidRDefault="00607297" w:rsidP="000A1A15">
      <w:pPr>
        <w:jc w:val="both"/>
        <w:rPr>
          <w:rFonts w:ascii="Times New Roman" w:hAnsi="Times New Roman" w:cs="Times New Roman"/>
          <w:i/>
          <w:iCs/>
          <w:sz w:val="20"/>
          <w:szCs w:val="20"/>
        </w:rPr>
      </w:pPr>
      <w:r w:rsidRPr="00C65457">
        <w:rPr>
          <w:rFonts w:ascii="Times New Roman" w:hAnsi="Times New Roman" w:cs="Times New Roman"/>
          <w:i/>
          <w:iCs/>
          <w:sz w:val="20"/>
          <w:szCs w:val="20"/>
        </w:rPr>
        <w:t>Dropdown: Cantons</w:t>
      </w:r>
    </w:p>
    <w:p w14:paraId="7EA1E6BD" w14:textId="2F712343" w:rsidR="003A6148" w:rsidRPr="00C65457" w:rsidRDefault="006316F8" w:rsidP="00C65457">
      <w:pPr>
        <w:jc w:val="both"/>
        <w:rPr>
          <w:rFonts w:ascii="Times New Roman" w:hAnsi="Times New Roman" w:cs="Times New Roman"/>
          <w:sz w:val="20"/>
          <w:szCs w:val="20"/>
        </w:rPr>
      </w:pPr>
      <w:r w:rsidRPr="00DF30B4">
        <w:rPr>
          <w:rFonts w:ascii="Times New Roman" w:hAnsi="Times New Roman" w:cs="Times New Roman"/>
          <w:sz w:val="20"/>
          <w:szCs w:val="20"/>
          <w:highlight w:val="green"/>
        </w:rPr>
        <w:t>[If Country is Switzerland]</w:t>
      </w:r>
      <w:r w:rsidRPr="006316F8">
        <w:rPr>
          <w:rFonts w:ascii="Times New Roman" w:hAnsi="Times New Roman" w:cs="Times New Roman"/>
          <w:sz w:val="20"/>
          <w:szCs w:val="20"/>
        </w:rPr>
        <w:t xml:space="preserve">: </w:t>
      </w:r>
      <w:r w:rsidR="003A6148" w:rsidRPr="00C65457">
        <w:rPr>
          <w:rFonts w:ascii="Times New Roman" w:hAnsi="Times New Roman" w:cs="Times New Roman"/>
          <w:sz w:val="20"/>
          <w:szCs w:val="20"/>
        </w:rPr>
        <w:t xml:space="preserve">Which of the following best describes </w:t>
      </w:r>
      <w:r w:rsidR="003A6148" w:rsidRPr="00C65457">
        <w:rPr>
          <w:rFonts w:ascii="Times New Roman" w:hAnsi="Times New Roman" w:cs="Times New Roman"/>
          <w:b/>
          <w:bCs/>
          <w:sz w:val="20"/>
          <w:szCs w:val="20"/>
        </w:rPr>
        <w:t>your pathway</w:t>
      </w:r>
      <w:r w:rsidR="003A6148" w:rsidRPr="00C65457">
        <w:rPr>
          <w:rFonts w:ascii="Times New Roman" w:hAnsi="Times New Roman" w:cs="Times New Roman"/>
          <w:sz w:val="20"/>
          <w:szCs w:val="20"/>
        </w:rPr>
        <w:t xml:space="preserve"> to your university entrance qualification?</w:t>
      </w:r>
    </w:p>
    <w:p w14:paraId="241DD57A" w14:textId="7AC3E9B5" w:rsidR="003A6148" w:rsidRPr="006316F8" w:rsidRDefault="003A6148" w:rsidP="006C5F28">
      <w:pPr>
        <w:pStyle w:val="ListBullet"/>
        <w:numPr>
          <w:ilvl w:val="0"/>
          <w:numId w:val="18"/>
        </w:numPr>
        <w:jc w:val="both"/>
        <w:rPr>
          <w:rFonts w:ascii="Times New Roman" w:hAnsi="Times New Roman" w:cs="Times New Roman"/>
          <w:iCs/>
          <w:sz w:val="20"/>
          <w:szCs w:val="20"/>
        </w:rPr>
      </w:pPr>
      <w:r w:rsidRPr="006316F8">
        <w:rPr>
          <w:rFonts w:ascii="Times New Roman" w:hAnsi="Times New Roman" w:cs="Times New Roman"/>
          <w:iCs/>
          <w:sz w:val="20"/>
          <w:szCs w:val="20"/>
        </w:rPr>
        <w:t>Gymnasium Matura (entered directly after primary school)</w:t>
      </w:r>
    </w:p>
    <w:p w14:paraId="279363B1" w14:textId="692BE6E7" w:rsidR="003A6148" w:rsidRPr="006316F8" w:rsidRDefault="003A6148" w:rsidP="006C5F28">
      <w:pPr>
        <w:pStyle w:val="ListBullet"/>
        <w:numPr>
          <w:ilvl w:val="0"/>
          <w:numId w:val="18"/>
        </w:numPr>
        <w:jc w:val="both"/>
        <w:rPr>
          <w:rFonts w:ascii="Times New Roman" w:hAnsi="Times New Roman" w:cs="Times New Roman"/>
          <w:iCs/>
          <w:sz w:val="20"/>
          <w:szCs w:val="20"/>
          <w:lang w:val="da-DK"/>
        </w:rPr>
      </w:pPr>
      <w:r w:rsidRPr="006316F8">
        <w:rPr>
          <w:rFonts w:ascii="Times New Roman" w:hAnsi="Times New Roman" w:cs="Times New Roman"/>
          <w:iCs/>
          <w:sz w:val="20"/>
          <w:szCs w:val="20"/>
          <w:lang w:val="da-DK"/>
        </w:rPr>
        <w:t>Gymnasium Matura (entered later)</w:t>
      </w:r>
    </w:p>
    <w:p w14:paraId="5C6443E2" w14:textId="5446236D" w:rsidR="003A6148" w:rsidRPr="006316F8" w:rsidRDefault="003A6148" w:rsidP="006C5F28">
      <w:pPr>
        <w:pStyle w:val="ListBullet"/>
        <w:numPr>
          <w:ilvl w:val="0"/>
          <w:numId w:val="18"/>
        </w:numPr>
        <w:jc w:val="both"/>
        <w:rPr>
          <w:rFonts w:ascii="Times New Roman" w:hAnsi="Times New Roman" w:cs="Times New Roman"/>
          <w:iCs/>
          <w:sz w:val="20"/>
          <w:szCs w:val="20"/>
        </w:rPr>
      </w:pPr>
      <w:r w:rsidRPr="006316F8">
        <w:rPr>
          <w:rFonts w:ascii="Times New Roman" w:hAnsi="Times New Roman" w:cs="Times New Roman"/>
          <w:iCs/>
          <w:sz w:val="20"/>
          <w:szCs w:val="20"/>
        </w:rPr>
        <w:t>Berufsmaturität</w:t>
      </w:r>
    </w:p>
    <w:p w14:paraId="0D8D12FD" w14:textId="21CA01F0" w:rsidR="003A6148" w:rsidRPr="006316F8" w:rsidRDefault="003A6148" w:rsidP="006C5F28">
      <w:pPr>
        <w:pStyle w:val="ListBullet"/>
        <w:numPr>
          <w:ilvl w:val="0"/>
          <w:numId w:val="18"/>
        </w:numPr>
        <w:jc w:val="both"/>
        <w:rPr>
          <w:rFonts w:ascii="Times New Roman" w:hAnsi="Times New Roman" w:cs="Times New Roman"/>
          <w:iCs/>
          <w:sz w:val="20"/>
          <w:szCs w:val="20"/>
        </w:rPr>
      </w:pPr>
      <w:r w:rsidRPr="006316F8">
        <w:rPr>
          <w:rFonts w:ascii="Times New Roman" w:hAnsi="Times New Roman" w:cs="Times New Roman"/>
          <w:iCs/>
          <w:sz w:val="20"/>
          <w:szCs w:val="20"/>
        </w:rPr>
        <w:t>Foreign qualification (for example, Abitur)</w:t>
      </w:r>
    </w:p>
    <w:p w14:paraId="26AC4B7F" w14:textId="5DB918E5" w:rsidR="00A621B1" w:rsidRPr="006316F8" w:rsidRDefault="003A6148" w:rsidP="006C5F28">
      <w:pPr>
        <w:pStyle w:val="ListBullet"/>
        <w:numPr>
          <w:ilvl w:val="0"/>
          <w:numId w:val="18"/>
        </w:numPr>
        <w:jc w:val="both"/>
        <w:rPr>
          <w:rFonts w:ascii="Times New Roman" w:hAnsi="Times New Roman" w:cs="Times New Roman"/>
          <w:iCs/>
          <w:sz w:val="20"/>
          <w:szCs w:val="20"/>
        </w:rPr>
      </w:pPr>
      <w:r w:rsidRPr="006316F8">
        <w:rPr>
          <w:rFonts w:ascii="Times New Roman" w:hAnsi="Times New Roman" w:cs="Times New Roman"/>
          <w:iCs/>
          <w:sz w:val="20"/>
          <w:szCs w:val="20"/>
        </w:rPr>
        <w:t>Other, please specify [text box]</w:t>
      </w:r>
    </w:p>
    <w:p w14:paraId="43284C69" w14:textId="77777777" w:rsidR="003A6148" w:rsidRPr="006316F8" w:rsidRDefault="003A6148" w:rsidP="003A6148">
      <w:pPr>
        <w:pStyle w:val="ListBullet"/>
        <w:tabs>
          <w:tab w:val="clear" w:pos="720"/>
        </w:tabs>
        <w:jc w:val="both"/>
        <w:rPr>
          <w:rFonts w:ascii="Times New Roman" w:hAnsi="Times New Roman" w:cs="Times New Roman"/>
          <w:iCs/>
          <w:sz w:val="20"/>
          <w:szCs w:val="20"/>
        </w:rPr>
      </w:pPr>
    </w:p>
    <w:p w14:paraId="498BCA79" w14:textId="77777777" w:rsidR="00B77E6E" w:rsidRPr="006316F8" w:rsidRDefault="00B77E6E" w:rsidP="00B77E6E">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12E357E1" w14:textId="77777777" w:rsidR="00B77E6E" w:rsidRPr="006316F8" w:rsidRDefault="00B77E6E" w:rsidP="00B77E6E">
      <w:pPr>
        <w:jc w:val="both"/>
        <w:rPr>
          <w:rFonts w:ascii="Times New Roman" w:hAnsi="Times New Roman" w:cs="Times New Roman"/>
          <w:sz w:val="20"/>
          <w:szCs w:val="20"/>
        </w:rPr>
      </w:pPr>
      <w:r w:rsidRPr="006316F8">
        <w:rPr>
          <w:rFonts w:ascii="Times New Roman" w:hAnsi="Times New Roman" w:cs="Times New Roman"/>
          <w:b/>
          <w:bCs/>
          <w:sz w:val="20"/>
          <w:szCs w:val="20"/>
          <w:highlight w:val="lightGray"/>
        </w:rPr>
        <w:t>Zurich Educational Background</w:t>
      </w:r>
    </w:p>
    <w:p w14:paraId="2271D1CA" w14:textId="6678C8BE" w:rsidR="003A6148" w:rsidRPr="006316F8" w:rsidRDefault="00A13D1D" w:rsidP="003A6148">
      <w:pPr>
        <w:jc w:val="both"/>
        <w:rPr>
          <w:rFonts w:ascii="Times New Roman" w:hAnsi="Times New Roman" w:cs="Times New Roman"/>
          <w:iCs/>
          <w:sz w:val="20"/>
          <w:szCs w:val="20"/>
        </w:rPr>
      </w:pPr>
      <w:r w:rsidRPr="006316F8">
        <w:rPr>
          <w:rFonts w:ascii="Times New Roman" w:hAnsi="Times New Roman" w:cs="Times New Roman"/>
          <w:sz w:val="20"/>
          <w:szCs w:val="20"/>
          <w:highlight w:val="green"/>
        </w:rPr>
        <w:t xml:space="preserve">[if did not </w:t>
      </w:r>
      <w:r w:rsidR="00175CDF" w:rsidRPr="006316F8">
        <w:rPr>
          <w:rFonts w:ascii="Times New Roman" w:hAnsi="Times New Roman" w:cs="Times New Roman"/>
          <w:sz w:val="20"/>
          <w:szCs w:val="20"/>
          <w:highlight w:val="green"/>
        </w:rPr>
        <w:t xml:space="preserve">spend most school years </w:t>
      </w:r>
      <w:r w:rsidRPr="006316F8">
        <w:rPr>
          <w:rFonts w:ascii="Times New Roman" w:hAnsi="Times New Roman" w:cs="Times New Roman"/>
          <w:sz w:val="20"/>
          <w:szCs w:val="20"/>
          <w:highlight w:val="green"/>
        </w:rPr>
        <w:t>in Zurich]</w:t>
      </w:r>
      <w:r w:rsidRPr="006316F8">
        <w:rPr>
          <w:rFonts w:ascii="Times New Roman" w:hAnsi="Times New Roman" w:cs="Times New Roman"/>
          <w:sz w:val="20"/>
          <w:szCs w:val="20"/>
        </w:rPr>
        <w:t xml:space="preserve"> </w:t>
      </w:r>
      <w:r w:rsidR="003A6148" w:rsidRPr="006316F8">
        <w:rPr>
          <w:rFonts w:ascii="Times New Roman" w:hAnsi="Times New Roman" w:cs="Times New Roman"/>
          <w:iCs/>
          <w:sz w:val="20"/>
          <w:szCs w:val="20"/>
        </w:rPr>
        <w:t>In the Canton of Zurich, students are tracked after primary school (grade 6) into Sekundarschule or long-term Gymnasium (Langgymnasium). Entry to Langgymnasium is based on grades and a canton-wide entrance exam (Gymiprüfung) in German and mathematics. Another route is short-term Gymnasium (Kurzgymnasium), which starts later during lower secondary school.</w:t>
      </w:r>
    </w:p>
    <w:p w14:paraId="61D2104C" w14:textId="77777777" w:rsidR="00B458B5" w:rsidRPr="006316F8" w:rsidRDefault="00B458B5" w:rsidP="00D931D3">
      <w:pPr>
        <w:pStyle w:val="ListBullet"/>
        <w:tabs>
          <w:tab w:val="clear" w:pos="720"/>
        </w:tabs>
        <w:jc w:val="both"/>
        <w:rPr>
          <w:rFonts w:ascii="Times New Roman" w:eastAsiaTheme="minorHAnsi" w:hAnsi="Times New Roman" w:cs="Times New Roman"/>
          <w:kern w:val="2"/>
          <w:sz w:val="20"/>
          <w:szCs w:val="20"/>
          <w14:ligatures w14:val="standardContextual"/>
        </w:rPr>
      </w:pPr>
    </w:p>
    <w:p w14:paraId="4F61ECF6" w14:textId="77777777" w:rsidR="00B458B5" w:rsidRPr="006316F8" w:rsidRDefault="00B458B5" w:rsidP="00B458B5">
      <w:pPr>
        <w:pStyle w:val="ListBullet"/>
        <w:tabs>
          <w:tab w:val="clear" w:pos="720"/>
        </w:tabs>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How familiar are you with the Swiss education system (Gymnasium, apprenticeship, and routes to a Matura)?</w:t>
      </w:r>
    </w:p>
    <w:p w14:paraId="7ACC87CF" w14:textId="382E6BEC" w:rsidR="00B458B5" w:rsidRPr="006316F8" w:rsidRDefault="00B458B5" w:rsidP="006C5F28">
      <w:pPr>
        <w:pStyle w:val="ListBullet"/>
        <w:numPr>
          <w:ilvl w:val="0"/>
          <w:numId w:val="34"/>
        </w:numPr>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Not at all familiar</w:t>
      </w:r>
    </w:p>
    <w:p w14:paraId="1383065D" w14:textId="076BA1D6" w:rsidR="00B458B5" w:rsidRPr="006316F8" w:rsidRDefault="00B458B5" w:rsidP="006C5F28">
      <w:pPr>
        <w:pStyle w:val="ListBullet"/>
        <w:numPr>
          <w:ilvl w:val="0"/>
          <w:numId w:val="34"/>
        </w:numPr>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Slightly familiar</w:t>
      </w:r>
    </w:p>
    <w:p w14:paraId="2497E27F" w14:textId="472C369B" w:rsidR="00B458B5" w:rsidRPr="006316F8" w:rsidRDefault="00B458B5" w:rsidP="006C5F28">
      <w:pPr>
        <w:pStyle w:val="ListBullet"/>
        <w:numPr>
          <w:ilvl w:val="0"/>
          <w:numId w:val="34"/>
        </w:numPr>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Moderately familiar</w:t>
      </w:r>
    </w:p>
    <w:p w14:paraId="71D8EB44" w14:textId="0637A411" w:rsidR="00B458B5" w:rsidRPr="006316F8" w:rsidRDefault="00B458B5" w:rsidP="006C5F28">
      <w:pPr>
        <w:pStyle w:val="ListBullet"/>
        <w:numPr>
          <w:ilvl w:val="0"/>
          <w:numId w:val="34"/>
        </w:numPr>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Very familiar</w:t>
      </w:r>
    </w:p>
    <w:p w14:paraId="61AFCFD1" w14:textId="1F9DC5CB" w:rsidR="00B458B5" w:rsidRPr="006316F8" w:rsidRDefault="00B458B5" w:rsidP="006C5F28">
      <w:pPr>
        <w:pStyle w:val="ListBullet"/>
        <w:numPr>
          <w:ilvl w:val="0"/>
          <w:numId w:val="34"/>
        </w:numPr>
        <w:jc w:val="both"/>
        <w:rPr>
          <w:rFonts w:ascii="Times New Roman" w:eastAsiaTheme="minorHAnsi" w:hAnsi="Times New Roman" w:cs="Times New Roman"/>
          <w:kern w:val="2"/>
          <w:sz w:val="20"/>
          <w:szCs w:val="20"/>
          <w14:ligatures w14:val="standardContextual"/>
        </w:rPr>
      </w:pPr>
      <w:r w:rsidRPr="006316F8">
        <w:rPr>
          <w:rFonts w:ascii="Times New Roman" w:eastAsiaTheme="minorHAnsi" w:hAnsi="Times New Roman" w:cs="Times New Roman"/>
          <w:kern w:val="2"/>
          <w:sz w:val="20"/>
          <w:szCs w:val="20"/>
          <w14:ligatures w14:val="standardContextual"/>
        </w:rPr>
        <w:t>Extremely familiar</w:t>
      </w:r>
    </w:p>
    <w:p w14:paraId="26A54A68" w14:textId="4E8FA438" w:rsidR="002054EB" w:rsidRPr="006316F8" w:rsidDel="00DF54A9" w:rsidRDefault="002054EB" w:rsidP="00D931D3">
      <w:pPr>
        <w:pStyle w:val="ListBullet"/>
        <w:tabs>
          <w:tab w:val="clear" w:pos="720"/>
        </w:tabs>
        <w:jc w:val="both"/>
        <w:rPr>
          <w:del w:id="93" w:author="Anne Ardila Brenoe" w:date="2026-03-11T09:07:00Z" w16du:dateUtc="2026-03-11T08:07:00Z"/>
          <w:rFonts w:ascii="Times New Roman" w:eastAsiaTheme="minorHAnsi" w:hAnsi="Times New Roman" w:cs="Times New Roman"/>
          <w:kern w:val="2"/>
          <w:sz w:val="20"/>
          <w:szCs w:val="20"/>
          <w14:ligatures w14:val="standardContextual"/>
        </w:rPr>
      </w:pPr>
    </w:p>
    <w:p w14:paraId="33DA9AB3" w14:textId="595091F4" w:rsidR="00A621B1" w:rsidRPr="006316F8" w:rsidDel="009A1AD7" w:rsidRDefault="00A621B1" w:rsidP="00D931D3">
      <w:pPr>
        <w:pStyle w:val="ListBullet"/>
        <w:tabs>
          <w:tab w:val="clear" w:pos="720"/>
        </w:tabs>
        <w:jc w:val="both"/>
        <w:rPr>
          <w:del w:id="94" w:author="Anne Ardila Brenoe" w:date="2026-03-11T08:24:00Z" w16du:dateUtc="2026-03-11T07:24:00Z"/>
          <w:rFonts w:ascii="Times New Roman" w:eastAsiaTheme="minorHAnsi" w:hAnsi="Times New Roman" w:cs="Times New Roman"/>
          <w:kern w:val="2"/>
          <w:sz w:val="20"/>
          <w:szCs w:val="20"/>
          <w14:ligatures w14:val="standardContextual"/>
        </w:rPr>
      </w:pPr>
    </w:p>
    <w:p w14:paraId="33A29985" w14:textId="3344FF6F" w:rsidR="00262D14" w:rsidRPr="006316F8" w:rsidDel="00DF54A9" w:rsidRDefault="0001533F" w:rsidP="00664B12">
      <w:pPr>
        <w:jc w:val="both"/>
        <w:rPr>
          <w:del w:id="95" w:author="Anne Ardila Brenoe" w:date="2026-03-11T09:07:00Z" w16du:dateUtc="2026-03-11T08:07:00Z"/>
          <w:rFonts w:ascii="Times New Roman" w:hAnsi="Times New Roman" w:cs="Times New Roman"/>
          <w:sz w:val="20"/>
          <w:szCs w:val="20"/>
        </w:rPr>
      </w:pPr>
      <w:del w:id="96" w:author="Anne Ardila Brenoe" w:date="2026-03-11T09:07:00Z" w16du:dateUtc="2026-03-11T08:07:00Z">
        <w:r w:rsidRPr="006316F8" w:rsidDel="00DF54A9">
          <w:rPr>
            <w:rFonts w:ascii="Times New Roman" w:hAnsi="Times New Roman" w:cs="Times New Roman"/>
            <w:sz w:val="20"/>
            <w:szCs w:val="20"/>
          </w:rPr>
          <w:delText>------------------------------------------------------</w:delText>
        </w:r>
      </w:del>
    </w:p>
    <w:p w14:paraId="30A7F6D6" w14:textId="43CF0BE7" w:rsidR="006D6203" w:rsidRPr="006316F8" w:rsidDel="00DF54A9" w:rsidRDefault="006D6203" w:rsidP="00664B12">
      <w:pPr>
        <w:jc w:val="both"/>
        <w:rPr>
          <w:del w:id="97" w:author="Anne Ardila Brenoe" w:date="2026-03-11T09:07:00Z" w16du:dateUtc="2026-03-11T08:07:00Z"/>
          <w:rFonts w:ascii="Times New Roman" w:hAnsi="Times New Roman" w:cs="Times New Roman"/>
          <w:b/>
          <w:bCs/>
          <w:sz w:val="20"/>
          <w:szCs w:val="20"/>
        </w:rPr>
      </w:pPr>
      <w:del w:id="98" w:author="Anne Ardila Brenoe" w:date="2026-03-11T09:07:00Z" w16du:dateUtc="2026-03-11T08:07:00Z">
        <w:r w:rsidRPr="006316F8" w:rsidDel="00DF54A9">
          <w:rPr>
            <w:rFonts w:ascii="Times New Roman" w:hAnsi="Times New Roman" w:cs="Times New Roman"/>
            <w:b/>
            <w:bCs/>
            <w:sz w:val="20"/>
            <w:szCs w:val="20"/>
            <w:highlight w:val="magenta"/>
          </w:rPr>
          <w:delText>Randomization of participants into survey version</w:delText>
        </w:r>
      </w:del>
    </w:p>
    <w:p w14:paraId="114D4D91" w14:textId="181D2AD9" w:rsidR="00262D14" w:rsidRPr="006316F8" w:rsidDel="00DF54A9" w:rsidRDefault="003A274F" w:rsidP="00664B12">
      <w:pPr>
        <w:jc w:val="both"/>
        <w:rPr>
          <w:del w:id="99" w:author="Anne Ardila Brenoe" w:date="2026-03-11T09:07:00Z" w16du:dateUtc="2026-03-11T08:07:00Z"/>
          <w:rFonts w:ascii="Times New Roman" w:hAnsi="Times New Roman" w:cs="Times New Roman"/>
          <w:sz w:val="20"/>
          <w:szCs w:val="20"/>
        </w:rPr>
      </w:pPr>
      <w:del w:id="100" w:author="Anne Ardila Brenoe" w:date="2026-03-11T09:07:00Z" w16du:dateUtc="2026-03-11T08:07:00Z">
        <w:r w:rsidRPr="006316F8" w:rsidDel="00DF54A9">
          <w:rPr>
            <w:rFonts w:ascii="Times New Roman" w:hAnsi="Times New Roman" w:cs="Times New Roman"/>
            <w:sz w:val="20"/>
            <w:szCs w:val="20"/>
          </w:rPr>
          <w:delText xml:space="preserve">Randomize participants into one of </w:delText>
        </w:r>
        <w:r w:rsidRPr="00947693" w:rsidDel="00DF54A9">
          <w:rPr>
            <w:rFonts w:ascii="Times New Roman" w:hAnsi="Times New Roman" w:cs="Times New Roman"/>
            <w:b/>
            <w:bCs/>
            <w:sz w:val="20"/>
            <w:szCs w:val="20"/>
            <w:rPrChange w:id="101" w:author="Anne Ardila Brenoe" w:date="2026-03-11T08:33:00Z" w16du:dateUtc="2026-03-11T07:33:00Z">
              <w:rPr>
                <w:rFonts w:ascii="Times New Roman" w:hAnsi="Times New Roman" w:cs="Times New Roman"/>
                <w:sz w:val="20"/>
                <w:szCs w:val="20"/>
              </w:rPr>
            </w:rPrChange>
          </w:rPr>
          <w:delText>two survey versions</w:delText>
        </w:r>
        <w:r w:rsidR="00190BDA" w:rsidRPr="006316F8" w:rsidDel="00DF54A9">
          <w:rPr>
            <w:rFonts w:ascii="Times New Roman" w:hAnsi="Times New Roman" w:cs="Times New Roman"/>
            <w:sz w:val="20"/>
            <w:szCs w:val="20"/>
          </w:rPr>
          <w:delText xml:space="preserve"> (50% in each)</w:delText>
        </w:r>
      </w:del>
    </w:p>
    <w:p w14:paraId="70CD1BCF" w14:textId="7BA7B2EC" w:rsidR="00AE171E" w:rsidRPr="00A2480C" w:rsidDel="00DF54A9" w:rsidRDefault="00AE171E" w:rsidP="00AE171E">
      <w:pPr>
        <w:pStyle w:val="ListParagraph"/>
        <w:numPr>
          <w:ilvl w:val="0"/>
          <w:numId w:val="11"/>
        </w:numPr>
        <w:jc w:val="both"/>
        <w:rPr>
          <w:del w:id="102" w:author="Anne Ardila Brenoe" w:date="2026-03-11T09:07:00Z" w16du:dateUtc="2026-03-11T08:07:00Z"/>
          <w:moveTo w:id="103" w:author="Anne Ardila Brenoe" w:date="2026-03-11T08:27:00Z" w16du:dateUtc="2026-03-11T07:27:00Z"/>
          <w:rFonts w:ascii="Times New Roman" w:hAnsi="Times New Roman" w:cs="Times New Roman"/>
          <w:sz w:val="20"/>
          <w:szCs w:val="20"/>
        </w:rPr>
      </w:pPr>
      <w:moveToRangeStart w:id="104" w:author="Anne Ardila Brenoe" w:date="2026-03-11T08:27:00Z" w:name="move224110084"/>
      <w:moveTo w:id="105" w:author="Anne Ardila Brenoe" w:date="2026-03-11T08:27:00Z" w16du:dateUtc="2026-03-11T07:27:00Z">
        <w:del w:id="106" w:author="Anne Ardila Brenoe" w:date="2026-03-11T09:07:00Z" w16du:dateUtc="2026-03-11T08:07:00Z">
          <w:r w:rsidRPr="00104B05" w:rsidDel="00DF54A9">
            <w:rPr>
              <w:rFonts w:ascii="Times New Roman" w:hAnsi="Times New Roman" w:cs="Times New Roman"/>
              <w:sz w:val="20"/>
              <w:szCs w:val="20"/>
              <w:highlight w:val="magenta"/>
            </w:rPr>
            <w:delText xml:space="preserve">Version </w:delText>
          </w:r>
        </w:del>
        <w:del w:id="107" w:author="Anne Ardila Brenoe" w:date="2026-03-11T08:27:00Z" w16du:dateUtc="2026-03-11T07:27:00Z">
          <w:r w:rsidRPr="00104B05" w:rsidDel="00AE171E">
            <w:rPr>
              <w:rFonts w:ascii="Times New Roman" w:hAnsi="Times New Roman" w:cs="Times New Roman"/>
              <w:sz w:val="20"/>
              <w:szCs w:val="20"/>
              <w:highlight w:val="magenta"/>
            </w:rPr>
            <w:delText>B</w:delText>
          </w:r>
        </w:del>
        <w:del w:id="108" w:author="Anne Ardila Brenoe" w:date="2026-03-11T09:07:00Z" w16du:dateUtc="2026-03-11T08:07:00Z">
          <w:r w:rsidRPr="00104B05" w:rsidDel="00DF54A9">
            <w:rPr>
              <w:rFonts w:ascii="Times New Roman" w:hAnsi="Times New Roman" w:cs="Times New Roman"/>
              <w:sz w:val="20"/>
              <w:szCs w:val="20"/>
            </w:rPr>
            <w:delText xml:space="preserve">: </w:delText>
          </w:r>
        </w:del>
        <w:del w:id="109" w:author="Anne Ardila Brenoe" w:date="2026-03-11T08:27:00Z" w16du:dateUtc="2026-03-11T07:27:00Z">
          <w:r w:rsidRPr="00104B05" w:rsidDel="00AE171E">
            <w:rPr>
              <w:rFonts w:ascii="Times New Roman" w:hAnsi="Times New Roman" w:cs="Times New Roman"/>
              <w:sz w:val="20"/>
              <w:szCs w:val="20"/>
            </w:rPr>
            <w:delText>answers the</w:delText>
          </w:r>
        </w:del>
        <w:del w:id="110" w:author="Anne Ardila Brenoe" w:date="2026-03-11T09:07:00Z" w16du:dateUtc="2026-03-11T08:07:00Z">
          <w:r w:rsidRPr="00104B05" w:rsidDel="00DF54A9">
            <w:rPr>
              <w:rFonts w:ascii="Times New Roman" w:hAnsi="Times New Roman" w:cs="Times New Roman"/>
              <w:sz w:val="20"/>
              <w:szCs w:val="20"/>
            </w:rPr>
            <w:delText xml:space="preserve"> </w:delText>
          </w:r>
          <w:r w:rsidRPr="00AE171E" w:rsidDel="00DF54A9">
            <w:rPr>
              <w:rFonts w:ascii="Times New Roman" w:hAnsi="Times New Roman" w:cs="Times New Roman"/>
              <w:b/>
              <w:bCs/>
              <w:sz w:val="20"/>
              <w:szCs w:val="20"/>
              <w:rPrChange w:id="111" w:author="Anne Ardila Brenoe" w:date="2026-03-11T08:28:00Z" w16du:dateUtc="2026-03-11T07:28:00Z">
                <w:rPr>
                  <w:rFonts w:ascii="Times New Roman" w:hAnsi="Times New Roman" w:cs="Times New Roman"/>
                  <w:sz w:val="20"/>
                  <w:szCs w:val="20"/>
                </w:rPr>
              </w:rPrChange>
            </w:rPr>
            <w:delText>descriptive</w:delText>
          </w:r>
          <w:r w:rsidRPr="00104B05" w:rsidDel="00DF54A9">
            <w:rPr>
              <w:rFonts w:ascii="Times New Roman" w:hAnsi="Times New Roman" w:cs="Times New Roman"/>
              <w:sz w:val="20"/>
              <w:szCs w:val="20"/>
            </w:rPr>
            <w:delText xml:space="preserve"> vignette</w:delText>
          </w:r>
        </w:del>
        <w:del w:id="112" w:author="Anne Ardila Brenoe" w:date="2026-03-11T08:28:00Z" w16du:dateUtc="2026-03-11T07:28:00Z">
          <w:r w:rsidRPr="00104B05" w:rsidDel="00AE171E">
            <w:rPr>
              <w:rFonts w:ascii="Times New Roman" w:hAnsi="Times New Roman" w:cs="Times New Roman"/>
              <w:sz w:val="20"/>
              <w:szCs w:val="20"/>
            </w:rPr>
            <w:delText xml:space="preserve"> first</w:delText>
          </w:r>
        </w:del>
        <w:del w:id="113" w:author="Anne Ardila Brenoe" w:date="2026-03-11T09:07:00Z" w16du:dateUtc="2026-03-11T08:07:00Z">
          <w:r w:rsidDel="00DF54A9">
            <w:rPr>
              <w:rFonts w:ascii="Times New Roman" w:hAnsi="Times New Roman" w:cs="Times New Roman"/>
              <w:sz w:val="20"/>
              <w:szCs w:val="20"/>
            </w:rPr>
            <w:delText xml:space="preserve">, then </w:delText>
          </w:r>
        </w:del>
        <w:del w:id="114" w:author="Anne Ardila Brenoe" w:date="2026-03-11T08:28:00Z" w16du:dateUtc="2026-03-11T07:28:00Z">
          <w:r w:rsidRPr="00AE171E" w:rsidDel="00AE171E">
            <w:rPr>
              <w:rFonts w:ascii="Times New Roman" w:hAnsi="Times New Roman" w:cs="Times New Roman"/>
              <w:b/>
              <w:bCs/>
              <w:sz w:val="20"/>
              <w:szCs w:val="20"/>
              <w:rPrChange w:id="115" w:author="Anne Ardila Brenoe" w:date="2026-03-11T08:28:00Z" w16du:dateUtc="2026-03-11T07:28:00Z">
                <w:rPr>
                  <w:rFonts w:ascii="Times New Roman" w:hAnsi="Times New Roman" w:cs="Times New Roman"/>
                  <w:sz w:val="20"/>
                  <w:szCs w:val="20"/>
                </w:rPr>
              </w:rPrChange>
            </w:rPr>
            <w:delText xml:space="preserve">answers the </w:delText>
          </w:r>
        </w:del>
        <w:del w:id="116" w:author="Anne Ardila Brenoe" w:date="2026-03-11T09:07:00Z" w16du:dateUtc="2026-03-11T08:07:00Z">
          <w:r w:rsidRPr="00AE171E" w:rsidDel="00DF54A9">
            <w:rPr>
              <w:rFonts w:ascii="Times New Roman" w:hAnsi="Times New Roman" w:cs="Times New Roman"/>
              <w:b/>
              <w:bCs/>
              <w:sz w:val="20"/>
              <w:szCs w:val="20"/>
              <w:rPrChange w:id="117" w:author="Anne Ardila Brenoe" w:date="2026-03-11T08:28:00Z" w16du:dateUtc="2026-03-11T07:28:00Z">
                <w:rPr>
                  <w:rFonts w:ascii="Times New Roman" w:hAnsi="Times New Roman" w:cs="Times New Roman"/>
                  <w:sz w:val="20"/>
                  <w:szCs w:val="20"/>
                </w:rPr>
              </w:rPrChange>
            </w:rPr>
            <w:delText>causal</w:delText>
          </w:r>
          <w:r w:rsidDel="00DF54A9">
            <w:rPr>
              <w:rFonts w:ascii="Times New Roman" w:hAnsi="Times New Roman" w:cs="Times New Roman"/>
              <w:sz w:val="20"/>
              <w:szCs w:val="20"/>
            </w:rPr>
            <w:delText xml:space="preserve"> vignette</w:delText>
          </w:r>
        </w:del>
      </w:moveTo>
    </w:p>
    <w:moveToRangeEnd w:id="104"/>
    <w:p w14:paraId="20B3B5D1" w14:textId="2634A394" w:rsidR="00104B05" w:rsidDel="007B7A2F" w:rsidRDefault="0001533F" w:rsidP="007B7A2F">
      <w:pPr>
        <w:pStyle w:val="ListParagraph"/>
        <w:rPr>
          <w:del w:id="118" w:author="Anne Ardila Brenoe" w:date="2026-03-11T08:28:00Z" w16du:dateUtc="2026-03-11T07:28:00Z"/>
          <w:rFonts w:ascii="Times New Roman" w:hAnsi="Times New Roman" w:cs="Times New Roman"/>
          <w:sz w:val="20"/>
          <w:szCs w:val="20"/>
        </w:rPr>
      </w:pPr>
      <w:del w:id="119" w:author="Anne Ardila Brenoe" w:date="2026-03-11T09:07:00Z" w16du:dateUtc="2026-03-11T08:07:00Z">
        <w:r w:rsidRPr="007B7A2F" w:rsidDel="00DF54A9">
          <w:rPr>
            <w:rFonts w:ascii="Times New Roman" w:hAnsi="Times New Roman" w:cs="Times New Roman"/>
            <w:sz w:val="20"/>
            <w:szCs w:val="20"/>
            <w:highlight w:val="magenta"/>
          </w:rPr>
          <w:delText xml:space="preserve">Version </w:delText>
        </w:r>
      </w:del>
      <w:del w:id="120" w:author="Anne Ardila Brenoe" w:date="2026-03-11T08:27:00Z" w16du:dateUtc="2026-03-11T07:27:00Z">
        <w:r w:rsidRPr="007B7A2F" w:rsidDel="00AE171E">
          <w:rPr>
            <w:rFonts w:ascii="Times New Roman" w:hAnsi="Times New Roman" w:cs="Times New Roman"/>
            <w:sz w:val="20"/>
            <w:szCs w:val="20"/>
            <w:highlight w:val="magenta"/>
          </w:rPr>
          <w:delText>A</w:delText>
        </w:r>
      </w:del>
      <w:del w:id="121" w:author="Anne Ardila Brenoe" w:date="2026-03-11T09:07:00Z" w16du:dateUtc="2026-03-11T08:07:00Z">
        <w:r w:rsidRPr="007B7A2F" w:rsidDel="00DF54A9">
          <w:rPr>
            <w:rFonts w:ascii="Times New Roman" w:hAnsi="Times New Roman" w:cs="Times New Roman"/>
            <w:sz w:val="20"/>
            <w:szCs w:val="20"/>
          </w:rPr>
          <w:delText xml:space="preserve">: </w:delText>
        </w:r>
      </w:del>
      <w:del w:id="122" w:author="Anne Ardila Brenoe" w:date="2026-03-11T08:28:00Z" w16du:dateUtc="2026-03-11T07:28:00Z">
        <w:r w:rsidR="00D66D60" w:rsidRPr="007B7A2F" w:rsidDel="00AE171E">
          <w:rPr>
            <w:rFonts w:ascii="Times New Roman" w:hAnsi="Times New Roman" w:cs="Times New Roman"/>
            <w:sz w:val="20"/>
            <w:szCs w:val="20"/>
          </w:rPr>
          <w:delText>directly starts with the causal vignette</w:delText>
        </w:r>
        <w:r w:rsidR="00104B05" w:rsidRPr="007B7A2F" w:rsidDel="00AE171E">
          <w:rPr>
            <w:rFonts w:ascii="Times New Roman" w:hAnsi="Times New Roman" w:cs="Times New Roman"/>
            <w:sz w:val="20"/>
            <w:szCs w:val="20"/>
          </w:rPr>
          <w:delText>, then answers descriptive vignette</w:delText>
        </w:r>
      </w:del>
    </w:p>
    <w:p w14:paraId="2742CFC8" w14:textId="7A4575BA" w:rsidR="00104B05" w:rsidDel="00DF54A9" w:rsidRDefault="00D66D60">
      <w:pPr>
        <w:pStyle w:val="ListParagraph"/>
        <w:rPr>
          <w:del w:id="123" w:author="Anne Ardila Brenoe" w:date="2026-03-11T09:07:00Z" w16du:dateUtc="2026-03-11T08:07:00Z"/>
          <w:moveFrom w:id="124" w:author="Anne Ardila Brenoe" w:date="2026-03-11T08:27:00Z" w16du:dateUtc="2026-03-11T07:27:00Z"/>
          <w:rFonts w:ascii="Times New Roman" w:hAnsi="Times New Roman" w:cs="Times New Roman"/>
          <w:sz w:val="20"/>
          <w:szCs w:val="20"/>
        </w:rPr>
        <w:pPrChange w:id="125" w:author="Anne Ardila Brenoe" w:date="2026-03-11T08:41:00Z" w16du:dateUtc="2026-03-11T07:41:00Z">
          <w:pPr>
            <w:ind w:left="360"/>
          </w:pPr>
        </w:pPrChange>
      </w:pPr>
      <w:moveFromRangeStart w:id="126" w:author="Anne Ardila Brenoe" w:date="2026-03-11T08:27:00Z" w:name="move224110084"/>
      <w:moveFrom w:id="127" w:author="Anne Ardila Brenoe" w:date="2026-03-11T08:27:00Z" w16du:dateUtc="2026-03-11T07:27:00Z">
        <w:del w:id="128" w:author="Anne Ardila Brenoe" w:date="2026-03-11T09:07:00Z" w16du:dateUtc="2026-03-11T08:07:00Z">
          <w:r w:rsidRPr="00947693" w:rsidDel="00DF54A9">
            <w:rPr>
              <w:rFonts w:ascii="Times New Roman" w:hAnsi="Times New Roman" w:cs="Times New Roman"/>
              <w:sz w:val="20"/>
              <w:szCs w:val="20"/>
              <w:highlight w:val="magenta"/>
              <w:rPrChange w:id="129" w:author="Anne Ardila Brenoe" w:date="2026-03-11T08:33:00Z" w16du:dateUtc="2026-03-11T07:33:00Z">
                <w:rPr>
                  <w:highlight w:val="magenta"/>
                </w:rPr>
              </w:rPrChange>
            </w:rPr>
            <w:delText>Version B</w:delText>
          </w:r>
          <w:r w:rsidRPr="00947693" w:rsidDel="00DF54A9">
            <w:rPr>
              <w:rFonts w:ascii="Times New Roman" w:hAnsi="Times New Roman" w:cs="Times New Roman"/>
              <w:sz w:val="20"/>
              <w:szCs w:val="20"/>
              <w:rPrChange w:id="130" w:author="Anne Ardila Brenoe" w:date="2026-03-11T08:33:00Z" w16du:dateUtc="2026-03-11T07:33:00Z">
                <w:rPr/>
              </w:rPrChange>
            </w:rPr>
            <w:delText xml:space="preserve">: </w:delText>
          </w:r>
          <w:r w:rsidR="00426DC8" w:rsidRPr="00947693" w:rsidDel="00DF54A9">
            <w:rPr>
              <w:rFonts w:ascii="Times New Roman" w:hAnsi="Times New Roman" w:cs="Times New Roman"/>
              <w:sz w:val="20"/>
              <w:szCs w:val="20"/>
              <w:rPrChange w:id="131" w:author="Anne Ardila Brenoe" w:date="2026-03-11T08:33:00Z" w16du:dateUtc="2026-03-11T07:33:00Z">
                <w:rPr/>
              </w:rPrChange>
            </w:rPr>
            <w:delText>answers the descriptive vignette</w:delText>
          </w:r>
          <w:r w:rsidR="005B35C5" w:rsidRPr="00947693" w:rsidDel="00DF54A9">
            <w:rPr>
              <w:rFonts w:ascii="Times New Roman" w:hAnsi="Times New Roman" w:cs="Times New Roman"/>
              <w:sz w:val="20"/>
              <w:szCs w:val="20"/>
              <w:rPrChange w:id="132" w:author="Anne Ardila Brenoe" w:date="2026-03-11T08:33:00Z" w16du:dateUtc="2026-03-11T07:33:00Z">
                <w:rPr/>
              </w:rPrChange>
            </w:rPr>
            <w:delText xml:space="preserve"> first</w:delText>
          </w:r>
          <w:r w:rsidR="00104B05" w:rsidRPr="00947693" w:rsidDel="00DF54A9">
            <w:rPr>
              <w:rFonts w:ascii="Times New Roman" w:hAnsi="Times New Roman" w:cs="Times New Roman"/>
              <w:sz w:val="20"/>
              <w:szCs w:val="20"/>
              <w:rPrChange w:id="133" w:author="Anne Ardila Brenoe" w:date="2026-03-11T08:33:00Z" w16du:dateUtc="2026-03-11T07:33:00Z">
                <w:rPr/>
              </w:rPrChange>
            </w:rPr>
            <w:delText>, then answers the causal vignette</w:delText>
          </w:r>
        </w:del>
      </w:moveFrom>
    </w:p>
    <w:moveFromRangeEnd w:id="126"/>
    <w:p w14:paraId="7208948F" w14:textId="573E90C0" w:rsidR="00AC665B" w:rsidRPr="00AC665B" w:rsidDel="00DF54A9" w:rsidRDefault="00AC665B">
      <w:pPr>
        <w:rPr>
          <w:del w:id="134" w:author="Anne Ardila Brenoe" w:date="2026-03-11T09:07:00Z" w16du:dateUtc="2026-03-11T08:07:00Z"/>
          <w:rFonts w:ascii="Times New Roman" w:hAnsi="Times New Roman" w:cs="Times New Roman"/>
          <w:sz w:val="20"/>
          <w:szCs w:val="20"/>
          <w:rPrChange w:id="135" w:author="Anne Ardila Brenoe" w:date="2026-03-11T08:34:00Z" w16du:dateUtc="2026-03-11T07:34:00Z">
            <w:rPr>
              <w:del w:id="136" w:author="Anne Ardila Brenoe" w:date="2026-03-11T09:07:00Z" w16du:dateUtc="2026-03-11T08:07:00Z"/>
            </w:rPr>
          </w:rPrChange>
        </w:rPr>
        <w:pPrChange w:id="137" w:author="Anne Ardila Brenoe" w:date="2026-03-11T08:34:00Z" w16du:dateUtc="2026-03-11T07:34:00Z">
          <w:pPr>
            <w:pStyle w:val="ListParagraph"/>
            <w:jc w:val="both"/>
          </w:pPr>
        </w:pPrChange>
      </w:pPr>
    </w:p>
    <w:p w14:paraId="23FEFD2D" w14:textId="31020DEB" w:rsidR="005302F4" w:rsidRPr="004C69D1" w:rsidDel="00BB0101" w:rsidRDefault="005302F4" w:rsidP="005302F4">
      <w:pPr>
        <w:jc w:val="both"/>
        <w:rPr>
          <w:del w:id="138" w:author="Anne Ardila Brenoe" w:date="2026-03-11T09:12:00Z" w16du:dateUtc="2026-03-11T08:12:00Z"/>
          <w:moveTo w:id="139" w:author="Anne Ardila Brenoe" w:date="2026-03-11T09:04:00Z" w16du:dateUtc="2026-03-11T08:04:00Z"/>
          <w:rFonts w:ascii="Times New Roman" w:hAnsi="Times New Roman" w:cs="Times New Roman"/>
          <w:i/>
          <w:iCs/>
          <w:sz w:val="20"/>
          <w:szCs w:val="20"/>
        </w:rPr>
      </w:pPr>
      <w:moveToRangeStart w:id="140" w:author="Anne Ardila Brenoe" w:date="2026-03-11T09:04:00Z" w:name="move224112263"/>
      <w:moveTo w:id="141" w:author="Anne Ardila Brenoe" w:date="2026-03-11T09:04:00Z" w16du:dateUtc="2026-03-11T08:04:00Z">
        <w:del w:id="142" w:author="Anne Ardila Brenoe" w:date="2026-03-11T09:12:00Z" w16du:dateUtc="2026-03-11T08:12:00Z">
          <w:r w:rsidDel="00BB0101">
            <w:rPr>
              <w:rFonts w:ascii="Times New Roman" w:hAnsi="Times New Roman" w:cs="Times New Roman"/>
              <w:i/>
              <w:iCs/>
              <w:sz w:val="20"/>
              <w:szCs w:val="20"/>
            </w:rPr>
            <w:delText>[</w:delText>
          </w:r>
          <w:r w:rsidRPr="004C69D1" w:rsidDel="00BB0101">
            <w:rPr>
              <w:rFonts w:ascii="Times New Roman" w:hAnsi="Times New Roman" w:cs="Times New Roman"/>
              <w:i/>
              <w:iCs/>
              <w:sz w:val="20"/>
              <w:szCs w:val="20"/>
            </w:rPr>
            <w:delText>Priming statement to make students think about labor market impact of AI</w:delText>
          </w:r>
          <w:r w:rsidDel="00BB0101">
            <w:rPr>
              <w:rFonts w:ascii="Times New Roman" w:hAnsi="Times New Roman" w:cs="Times New Roman"/>
              <w:i/>
              <w:iCs/>
              <w:sz w:val="20"/>
              <w:szCs w:val="20"/>
            </w:rPr>
            <w:delText>]</w:delText>
          </w:r>
        </w:del>
      </w:moveTo>
    </w:p>
    <w:p w14:paraId="0843743A" w14:textId="500F823C" w:rsidR="005302F4" w:rsidRPr="004C69D1" w:rsidDel="00BB0101" w:rsidRDefault="005302F4" w:rsidP="005302F4">
      <w:pPr>
        <w:jc w:val="both"/>
        <w:rPr>
          <w:del w:id="143" w:author="Anne Ardila Brenoe" w:date="2026-03-11T09:12:00Z" w16du:dateUtc="2026-03-11T08:12:00Z"/>
          <w:moveTo w:id="144" w:author="Anne Ardila Brenoe" w:date="2026-03-11T09:04:00Z" w16du:dateUtc="2026-03-11T08:04:00Z"/>
          <w:rFonts w:ascii="Times New Roman" w:hAnsi="Times New Roman" w:cs="Times New Roman"/>
          <w:sz w:val="20"/>
          <w:szCs w:val="20"/>
        </w:rPr>
      </w:pPr>
      <w:moveTo w:id="145" w:author="Anne Ardila Brenoe" w:date="2026-03-11T09:04:00Z" w16du:dateUtc="2026-03-11T08:04:00Z">
        <w:del w:id="146" w:author="Anne Ardila Brenoe" w:date="2026-03-11T09:12:00Z" w16du:dateUtc="2026-03-11T08:12:00Z">
          <w:r w:rsidRPr="004C69D1" w:rsidDel="00BB0101">
            <w:rPr>
              <w:rFonts w:ascii="Times New Roman" w:hAnsi="Times New Roman" w:cs="Times New Roman"/>
              <w:sz w:val="20"/>
              <w:szCs w:val="20"/>
              <w:highlight w:val="yellow"/>
            </w:rPr>
            <w:delText>[Randomly show to half the respondents]</w:delText>
          </w:r>
        </w:del>
      </w:moveTo>
    </w:p>
    <w:p w14:paraId="1ECE967C" w14:textId="7FD74CD8" w:rsidR="005302F4" w:rsidRPr="009432AB" w:rsidDel="00BB0101" w:rsidRDefault="005302F4" w:rsidP="005302F4">
      <w:pPr>
        <w:jc w:val="both"/>
        <w:rPr>
          <w:del w:id="147" w:author="Anne Ardila Brenoe" w:date="2026-03-11T09:12:00Z" w16du:dateUtc="2026-03-11T08:12:00Z"/>
          <w:moveTo w:id="148" w:author="Anne Ardila Brenoe" w:date="2026-03-11T09:04:00Z" w16du:dateUtc="2026-03-11T08:04:00Z"/>
          <w:rFonts w:ascii="Times New Roman" w:hAnsi="Times New Roman" w:cs="Times New Roman"/>
          <w:sz w:val="20"/>
          <w:szCs w:val="20"/>
        </w:rPr>
      </w:pPr>
      <w:moveTo w:id="149" w:author="Anne Ardila Brenoe" w:date="2026-03-11T09:04:00Z" w16du:dateUtc="2026-03-11T08:04:00Z">
        <w:del w:id="150" w:author="Anne Ardila Brenoe" w:date="2026-03-11T09:12:00Z" w16du:dateUtc="2026-03-11T08:12:00Z">
          <w:r w:rsidRPr="009432AB" w:rsidDel="00BB0101">
            <w:rPr>
              <w:rFonts w:ascii="Times New Roman" w:hAnsi="Times New Roman" w:cs="Times New Roman"/>
              <w:sz w:val="20"/>
              <w:szCs w:val="20"/>
            </w:rPr>
            <w:delText xml:space="preserve">Technological change, including artificial intelligence, is expected to affect many jobs and occupations. Some types of work may become less common, while demand for other skills and roles may grow.    </w:delText>
          </w:r>
        </w:del>
      </w:moveTo>
    </w:p>
    <w:moveToRangeEnd w:id="140"/>
    <w:p w14:paraId="5FB4B786" w14:textId="1D681E15" w:rsidR="00290879" w:rsidRPr="006316F8" w:rsidRDefault="00290879" w:rsidP="00290879">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4C24FFF4" w14:textId="7AF51F4F" w:rsidR="00704605" w:rsidRPr="006316F8" w:rsidRDefault="00EF7A1C" w:rsidP="00A05076">
      <w:pPr>
        <w:pStyle w:val="Heading2"/>
        <w:jc w:val="both"/>
        <w:rPr>
          <w:rFonts w:ascii="Times New Roman" w:hAnsi="Times New Roman" w:cs="Times New Roman"/>
          <w:b/>
          <w:bCs/>
          <w:color w:val="auto"/>
          <w:sz w:val="20"/>
          <w:szCs w:val="20"/>
        </w:rPr>
      </w:pPr>
      <w:del w:id="151" w:author="Anne Ardila Brenoe" w:date="2026-03-11T08:28:00Z" w16du:dateUtc="2026-03-11T07:28:00Z">
        <w:r w:rsidRPr="006316F8" w:rsidDel="00FE5CE8">
          <w:rPr>
            <w:rFonts w:ascii="Times New Roman" w:hAnsi="Times New Roman" w:cs="Times New Roman"/>
            <w:b/>
            <w:bCs/>
            <w:color w:val="auto"/>
            <w:sz w:val="20"/>
            <w:szCs w:val="20"/>
            <w:highlight w:val="magenta"/>
          </w:rPr>
          <w:delText>[if version B</w:delText>
        </w:r>
        <w:r w:rsidR="007A0347" w:rsidDel="00AE171E">
          <w:rPr>
            <w:rFonts w:ascii="Times New Roman" w:hAnsi="Times New Roman" w:cs="Times New Roman"/>
            <w:b/>
            <w:bCs/>
            <w:color w:val="auto"/>
            <w:sz w:val="20"/>
            <w:szCs w:val="20"/>
            <w:highlight w:val="magenta"/>
          </w:rPr>
          <w:delText>, shown first</w:delText>
        </w:r>
        <w:r w:rsidRPr="006316F8" w:rsidDel="00FE5CE8">
          <w:rPr>
            <w:rFonts w:ascii="Times New Roman" w:hAnsi="Times New Roman" w:cs="Times New Roman"/>
            <w:b/>
            <w:bCs/>
            <w:color w:val="auto"/>
            <w:sz w:val="20"/>
            <w:szCs w:val="20"/>
            <w:highlight w:val="magenta"/>
          </w:rPr>
          <w:delText xml:space="preserve">] </w:delText>
        </w:r>
      </w:del>
      <w:r w:rsidR="00283BC2" w:rsidRPr="006316F8">
        <w:rPr>
          <w:rFonts w:ascii="Times New Roman" w:hAnsi="Times New Roman" w:cs="Times New Roman"/>
          <w:b/>
          <w:bCs/>
          <w:color w:val="auto"/>
          <w:sz w:val="20"/>
          <w:szCs w:val="20"/>
          <w:highlight w:val="lightGray"/>
        </w:rPr>
        <w:t xml:space="preserve">Descriptive </w:t>
      </w:r>
      <w:r w:rsidR="00290879" w:rsidRPr="006316F8">
        <w:rPr>
          <w:rFonts w:ascii="Times New Roman" w:hAnsi="Times New Roman" w:cs="Times New Roman"/>
          <w:b/>
          <w:bCs/>
          <w:color w:val="auto"/>
          <w:sz w:val="20"/>
          <w:szCs w:val="20"/>
          <w:highlight w:val="lightGray"/>
        </w:rPr>
        <w:t xml:space="preserve">Vignette </w:t>
      </w:r>
    </w:p>
    <w:p w14:paraId="72B8C419" w14:textId="4EA0EA51" w:rsidR="00F454ED" w:rsidRPr="006316F8" w:rsidRDefault="00CF1555" w:rsidP="00664B12">
      <w:pPr>
        <w:jc w:val="both"/>
        <w:rPr>
          <w:rFonts w:ascii="Times New Roman" w:hAnsi="Times New Roman" w:cs="Times New Roman"/>
          <w:sz w:val="20"/>
          <w:szCs w:val="20"/>
        </w:rPr>
      </w:pPr>
      <w:r w:rsidRPr="006316F8">
        <w:rPr>
          <w:rFonts w:ascii="Times New Roman" w:hAnsi="Times New Roman" w:cs="Times New Roman"/>
          <w:sz w:val="20"/>
          <w:szCs w:val="20"/>
          <w:highlight w:val="green"/>
        </w:rPr>
        <w:t>[</w:t>
      </w:r>
      <w:del w:id="152" w:author="Anne Ardila Brenoe" w:date="2026-03-11T08:36:00Z" w16du:dateUtc="2026-03-11T07:36:00Z">
        <w:r w:rsidRPr="006316F8" w:rsidDel="000A3FA0">
          <w:rPr>
            <w:rFonts w:ascii="Times New Roman" w:hAnsi="Times New Roman" w:cs="Times New Roman"/>
            <w:sz w:val="20"/>
            <w:szCs w:val="20"/>
            <w:highlight w:val="green"/>
          </w:rPr>
          <w:delText xml:space="preserve">Randomize gender version (female/male). </w:delText>
        </w:r>
      </w:del>
      <w:r w:rsidRPr="006316F8">
        <w:rPr>
          <w:rFonts w:ascii="Times New Roman" w:hAnsi="Times New Roman" w:cs="Times New Roman"/>
          <w:sz w:val="20"/>
          <w:szCs w:val="20"/>
          <w:highlight w:val="green"/>
        </w:rPr>
        <w:t>Randomize which name is in Sekundarschule vs Gymnasium. Randomize whether Sekundarschule or Gymnasium is mentioned first</w:t>
      </w:r>
      <w:r w:rsidR="00E32C85" w:rsidRPr="006316F8">
        <w:rPr>
          <w:rFonts w:ascii="Times New Roman" w:hAnsi="Times New Roman" w:cs="Times New Roman"/>
          <w:sz w:val="20"/>
          <w:szCs w:val="20"/>
          <w:highlight w:val="green"/>
        </w:rPr>
        <w:t xml:space="preserve"> in the intro text (the blocks will then </w:t>
      </w:r>
      <w:r w:rsidR="003105FC" w:rsidRPr="006316F8">
        <w:rPr>
          <w:rFonts w:ascii="Times New Roman" w:hAnsi="Times New Roman" w:cs="Times New Roman"/>
          <w:sz w:val="20"/>
          <w:szCs w:val="20"/>
          <w:highlight w:val="green"/>
        </w:rPr>
        <w:t xml:space="preserve">keep this </w:t>
      </w:r>
      <w:r w:rsidR="00E32C85" w:rsidRPr="006316F8">
        <w:rPr>
          <w:rFonts w:ascii="Times New Roman" w:hAnsi="Times New Roman" w:cs="Times New Roman"/>
          <w:sz w:val="20"/>
          <w:szCs w:val="20"/>
          <w:highlight w:val="green"/>
        </w:rPr>
        <w:t>order)</w:t>
      </w:r>
      <w:r w:rsidRPr="006316F8">
        <w:rPr>
          <w:rFonts w:ascii="Times New Roman" w:hAnsi="Times New Roman" w:cs="Times New Roman"/>
          <w:sz w:val="20"/>
          <w:szCs w:val="20"/>
          <w:highlight w:val="green"/>
        </w:rPr>
        <w:t>.</w:t>
      </w:r>
      <w:r w:rsidR="004013C6" w:rsidRPr="006316F8">
        <w:rPr>
          <w:rFonts w:ascii="Times New Roman" w:hAnsi="Times New Roman" w:cs="Times New Roman"/>
          <w:sz w:val="20"/>
          <w:szCs w:val="20"/>
          <w:highlight w:val="green"/>
        </w:rPr>
        <w:t xml:space="preserve"> </w:t>
      </w:r>
      <w:del w:id="153" w:author="Abraham Raju" w:date="2026-03-13T14:45:00Z" w16du:dateUtc="2026-03-13T13:45:00Z">
        <w:r w:rsidR="00270020" w:rsidRPr="006316F8" w:rsidDel="009A6490">
          <w:rPr>
            <w:rFonts w:ascii="Times New Roman" w:hAnsi="Times New Roman" w:cs="Times New Roman"/>
            <w:sz w:val="20"/>
            <w:szCs w:val="20"/>
            <w:highlight w:val="green"/>
          </w:rPr>
          <w:delText xml:space="preserve">Emma vs Sofia; </w:delText>
        </w:r>
      </w:del>
      <w:r w:rsidR="00F6637C" w:rsidRPr="006316F8">
        <w:rPr>
          <w:rFonts w:ascii="Times New Roman" w:hAnsi="Times New Roman" w:cs="Times New Roman"/>
          <w:sz w:val="20"/>
          <w:szCs w:val="20"/>
          <w:highlight w:val="green"/>
        </w:rPr>
        <w:t>David vs Nicolas</w:t>
      </w:r>
      <w:ins w:id="154" w:author="Abraham Raju" w:date="2026-03-13T14:45:00Z" w16du:dateUtc="2026-03-13T13:45:00Z">
        <w:r w:rsidR="009A6490">
          <w:rPr>
            <w:rFonts w:ascii="Times New Roman" w:hAnsi="Times New Roman" w:cs="Times New Roman"/>
            <w:sz w:val="20"/>
            <w:szCs w:val="20"/>
            <w:highlight w:val="green"/>
          </w:rPr>
          <w:t xml:space="preserve"> (use only male names)</w:t>
        </w:r>
      </w:ins>
      <w:r w:rsidRPr="006316F8">
        <w:rPr>
          <w:rFonts w:ascii="Times New Roman" w:hAnsi="Times New Roman" w:cs="Times New Roman"/>
          <w:sz w:val="20"/>
          <w:szCs w:val="20"/>
          <w:highlight w:val="green"/>
        </w:rPr>
        <w:t xml:space="preserve">] </w:t>
      </w:r>
    </w:p>
    <w:p w14:paraId="37702EAA" w14:textId="44D21F00" w:rsidR="006A090F" w:rsidRPr="00F36BD5" w:rsidRDefault="00F6637C" w:rsidP="00664B12">
      <w:pPr>
        <w:jc w:val="both"/>
        <w:rPr>
          <w:rFonts w:ascii="Times New Roman" w:hAnsi="Times New Roman" w:cs="Times New Roman"/>
          <w:sz w:val="20"/>
          <w:szCs w:val="20"/>
        </w:rPr>
      </w:pPr>
      <w:del w:id="155" w:author="Abraham Raju" w:date="2026-03-13T14:47:00Z" w16du:dateUtc="2026-03-13T13:47:00Z">
        <w:r w:rsidRPr="006316F8" w:rsidDel="00BD2F08">
          <w:rPr>
            <w:rFonts w:ascii="Times New Roman" w:hAnsi="Times New Roman" w:cs="Times New Roman"/>
            <w:sz w:val="20"/>
            <w:szCs w:val="20"/>
          </w:rPr>
          <w:delText>Emma</w:delText>
        </w:r>
      </w:del>
      <w:ins w:id="156" w:author="Abraham Raju" w:date="2026-03-13T14:47:00Z" w16du:dateUtc="2026-03-13T13:47:00Z">
        <w:r w:rsidR="00BD2F08">
          <w:rPr>
            <w:rFonts w:ascii="Times New Roman" w:hAnsi="Times New Roman" w:cs="Times New Roman"/>
            <w:sz w:val="20"/>
            <w:szCs w:val="20"/>
          </w:rPr>
          <w:t>David</w:t>
        </w:r>
      </w:ins>
      <w:r w:rsidR="006A090F" w:rsidRPr="006316F8">
        <w:rPr>
          <w:rFonts w:ascii="Times New Roman" w:hAnsi="Times New Roman" w:cs="Times New Roman"/>
          <w:sz w:val="20"/>
          <w:szCs w:val="20"/>
        </w:rPr>
        <w:t xml:space="preserve"> and </w:t>
      </w:r>
      <w:del w:id="157" w:author="Abraham Raju" w:date="2026-03-13T14:48:00Z" w16du:dateUtc="2026-03-13T13:48:00Z">
        <w:r w:rsidR="006A090F" w:rsidRPr="006316F8" w:rsidDel="00BD2F08">
          <w:rPr>
            <w:rFonts w:ascii="Times New Roman" w:hAnsi="Times New Roman" w:cs="Times New Roman"/>
            <w:sz w:val="20"/>
            <w:szCs w:val="20"/>
          </w:rPr>
          <w:delText>Sofia</w:delText>
        </w:r>
      </w:del>
      <w:ins w:id="158" w:author="Abraham Raju" w:date="2026-03-13T14:48:00Z" w16du:dateUtc="2026-03-13T13:48:00Z">
        <w:r w:rsidR="00BD2F08">
          <w:rPr>
            <w:rFonts w:ascii="Times New Roman" w:hAnsi="Times New Roman" w:cs="Times New Roman"/>
            <w:sz w:val="20"/>
            <w:szCs w:val="20"/>
          </w:rPr>
          <w:t>Nicolas</w:t>
        </w:r>
      </w:ins>
      <w:r w:rsidR="006A090F" w:rsidRPr="006316F8">
        <w:rPr>
          <w:rFonts w:ascii="Times New Roman" w:hAnsi="Times New Roman" w:cs="Times New Roman"/>
          <w:sz w:val="20"/>
          <w:szCs w:val="20"/>
        </w:rPr>
        <w:t xml:space="preserve"> </w:t>
      </w:r>
      <w:ins w:id="159" w:author="Anne Ardila Brenoe" w:date="2026-03-11T08:30:00Z" w16du:dateUtc="2026-03-11T07:30:00Z">
        <w:r w:rsidR="00FD2D65">
          <w:rPr>
            <w:rFonts w:ascii="Times New Roman" w:hAnsi="Times New Roman" w:cs="Times New Roman"/>
            <w:sz w:val="20"/>
            <w:szCs w:val="20"/>
          </w:rPr>
          <w:t>a</w:t>
        </w:r>
      </w:ins>
      <w:ins w:id="160" w:author="Anne Ardila Brenoe" w:date="2026-03-11T08:31:00Z" w16du:dateUtc="2026-03-11T07:31:00Z">
        <w:r w:rsidR="00FD2D65">
          <w:rPr>
            <w:rFonts w:ascii="Times New Roman" w:hAnsi="Times New Roman" w:cs="Times New Roman"/>
            <w:sz w:val="20"/>
            <w:szCs w:val="20"/>
          </w:rPr>
          <w:t xml:space="preserve">re both 15 years and </w:t>
        </w:r>
      </w:ins>
      <w:del w:id="161" w:author="Anne Ardila Brenoe" w:date="2026-03-11T08:31:00Z" w16du:dateUtc="2026-03-11T07:31:00Z">
        <w:r w:rsidR="00375957" w:rsidDel="00FD2D65">
          <w:rPr>
            <w:rFonts w:ascii="Times New Roman" w:hAnsi="Times New Roman" w:cs="Times New Roman"/>
            <w:sz w:val="20"/>
            <w:szCs w:val="20"/>
          </w:rPr>
          <w:delText xml:space="preserve">both </w:delText>
        </w:r>
      </w:del>
      <w:r w:rsidR="0045589B">
        <w:rPr>
          <w:rFonts w:ascii="Times New Roman" w:hAnsi="Times New Roman" w:cs="Times New Roman"/>
          <w:sz w:val="20"/>
          <w:szCs w:val="20"/>
        </w:rPr>
        <w:t xml:space="preserve">live </w:t>
      </w:r>
      <w:r w:rsidR="00A02A36">
        <w:rPr>
          <w:rFonts w:ascii="Times New Roman" w:hAnsi="Times New Roman" w:cs="Times New Roman"/>
          <w:sz w:val="20"/>
          <w:szCs w:val="20"/>
        </w:rPr>
        <w:t>in the</w:t>
      </w:r>
      <w:r w:rsidR="006A090F" w:rsidRPr="006316F8">
        <w:rPr>
          <w:rFonts w:ascii="Times New Roman" w:hAnsi="Times New Roman" w:cs="Times New Roman"/>
          <w:sz w:val="20"/>
          <w:szCs w:val="20"/>
        </w:rPr>
        <w:t xml:space="preserve"> Canton of Zurich. After </w:t>
      </w:r>
      <w:r w:rsidR="00CF0484" w:rsidRPr="006316F8">
        <w:rPr>
          <w:rFonts w:ascii="Times New Roman" w:hAnsi="Times New Roman" w:cs="Times New Roman"/>
          <w:sz w:val="20"/>
          <w:szCs w:val="20"/>
        </w:rPr>
        <w:t>primary school</w:t>
      </w:r>
      <w:r w:rsidR="006A090F" w:rsidRPr="006316F8">
        <w:rPr>
          <w:rFonts w:ascii="Times New Roman" w:hAnsi="Times New Roman" w:cs="Times New Roman"/>
          <w:sz w:val="20"/>
          <w:szCs w:val="20"/>
        </w:rPr>
        <w:t>, they</w:t>
      </w:r>
      <w:r w:rsidR="00CF0484" w:rsidRPr="006316F8">
        <w:rPr>
          <w:rFonts w:ascii="Times New Roman" w:hAnsi="Times New Roman" w:cs="Times New Roman"/>
          <w:sz w:val="20"/>
          <w:szCs w:val="20"/>
        </w:rPr>
        <w:t xml:space="preserve"> entered</w:t>
      </w:r>
      <w:r w:rsidR="006A090F" w:rsidRPr="006316F8">
        <w:rPr>
          <w:rFonts w:ascii="Times New Roman" w:hAnsi="Times New Roman" w:cs="Times New Roman"/>
          <w:sz w:val="20"/>
          <w:szCs w:val="20"/>
        </w:rPr>
        <w:t xml:space="preserve"> </w:t>
      </w:r>
      <w:r w:rsidR="007F2007" w:rsidRPr="006316F8">
        <w:rPr>
          <w:rFonts w:ascii="Times New Roman" w:hAnsi="Times New Roman" w:cs="Times New Roman"/>
          <w:sz w:val="20"/>
          <w:szCs w:val="20"/>
        </w:rPr>
        <w:t xml:space="preserve">different </w:t>
      </w:r>
      <w:r w:rsidR="006A090F" w:rsidRPr="006316F8">
        <w:rPr>
          <w:rFonts w:ascii="Times New Roman" w:hAnsi="Times New Roman" w:cs="Times New Roman"/>
          <w:sz w:val="20"/>
          <w:szCs w:val="20"/>
        </w:rPr>
        <w:t>lower</w:t>
      </w:r>
      <w:r w:rsidR="007F2007" w:rsidRPr="006316F8">
        <w:rPr>
          <w:rFonts w:ascii="Times New Roman" w:hAnsi="Times New Roman" w:cs="Times New Roman"/>
          <w:sz w:val="20"/>
          <w:szCs w:val="20"/>
        </w:rPr>
        <w:t>-</w:t>
      </w:r>
      <w:r w:rsidR="006A090F" w:rsidRPr="006316F8">
        <w:rPr>
          <w:rFonts w:ascii="Times New Roman" w:hAnsi="Times New Roman" w:cs="Times New Roman"/>
          <w:sz w:val="20"/>
          <w:szCs w:val="20"/>
        </w:rPr>
        <w:t xml:space="preserve">secondary </w:t>
      </w:r>
      <w:r w:rsidR="007F2007" w:rsidRPr="006316F8">
        <w:rPr>
          <w:rFonts w:ascii="Times New Roman" w:hAnsi="Times New Roman" w:cs="Times New Roman"/>
          <w:sz w:val="20"/>
          <w:szCs w:val="20"/>
        </w:rPr>
        <w:t xml:space="preserve">tracks: </w:t>
      </w:r>
      <w:del w:id="162" w:author="Abraham Raju" w:date="2026-03-13T14:47:00Z" w16du:dateUtc="2026-03-13T13:47:00Z">
        <w:r w:rsidRPr="006316F8" w:rsidDel="00BD2F08">
          <w:rPr>
            <w:rFonts w:ascii="Times New Roman" w:hAnsi="Times New Roman" w:cs="Times New Roman"/>
            <w:b/>
            <w:bCs/>
            <w:sz w:val="20"/>
            <w:szCs w:val="20"/>
          </w:rPr>
          <w:delText>Emma</w:delText>
        </w:r>
      </w:del>
      <w:ins w:id="163" w:author="Abraham Raju" w:date="2026-03-13T14:47:00Z" w16du:dateUtc="2026-03-13T13:47:00Z">
        <w:r w:rsidR="00BD2F08">
          <w:rPr>
            <w:rFonts w:ascii="Times New Roman" w:hAnsi="Times New Roman" w:cs="Times New Roman"/>
            <w:b/>
            <w:bCs/>
            <w:sz w:val="20"/>
            <w:szCs w:val="20"/>
          </w:rPr>
          <w:t>David</w:t>
        </w:r>
      </w:ins>
      <w:r w:rsidR="006A090F" w:rsidRPr="00F36BD5">
        <w:rPr>
          <w:rFonts w:ascii="Times New Roman" w:hAnsi="Times New Roman" w:cs="Times New Roman"/>
          <w:b/>
          <w:bCs/>
          <w:sz w:val="20"/>
          <w:szCs w:val="20"/>
        </w:rPr>
        <w:t xml:space="preserve"> attends Sekundarschule</w:t>
      </w:r>
      <w:r w:rsidR="006A090F" w:rsidRPr="00F36BD5">
        <w:rPr>
          <w:rFonts w:ascii="Times New Roman" w:hAnsi="Times New Roman" w:cs="Times New Roman"/>
          <w:sz w:val="20"/>
          <w:szCs w:val="20"/>
        </w:rPr>
        <w:t xml:space="preserve">, while </w:t>
      </w:r>
      <w:del w:id="164" w:author="Abraham Raju" w:date="2026-03-13T14:48:00Z" w16du:dateUtc="2026-03-13T13:48:00Z">
        <w:r w:rsidR="006A090F" w:rsidRPr="00F36BD5" w:rsidDel="00BD2F08">
          <w:rPr>
            <w:rFonts w:ascii="Times New Roman" w:hAnsi="Times New Roman" w:cs="Times New Roman"/>
            <w:b/>
            <w:bCs/>
            <w:sz w:val="20"/>
            <w:szCs w:val="20"/>
          </w:rPr>
          <w:delText>Sofia</w:delText>
        </w:r>
      </w:del>
      <w:ins w:id="165" w:author="Abraham Raju" w:date="2026-03-13T14:48:00Z" w16du:dateUtc="2026-03-13T13:48:00Z">
        <w:r w:rsidR="00BD2F08">
          <w:rPr>
            <w:rFonts w:ascii="Times New Roman" w:hAnsi="Times New Roman" w:cs="Times New Roman"/>
            <w:b/>
            <w:bCs/>
            <w:sz w:val="20"/>
            <w:szCs w:val="20"/>
          </w:rPr>
          <w:t>Nicolas</w:t>
        </w:r>
      </w:ins>
      <w:r w:rsidR="006A090F" w:rsidRPr="00F36BD5">
        <w:rPr>
          <w:rFonts w:ascii="Times New Roman" w:hAnsi="Times New Roman" w:cs="Times New Roman"/>
          <w:b/>
          <w:bCs/>
          <w:sz w:val="20"/>
          <w:szCs w:val="20"/>
        </w:rPr>
        <w:t xml:space="preserve"> attends Gymnasium</w:t>
      </w:r>
      <w:r w:rsidR="006A090F" w:rsidRPr="00F36BD5">
        <w:rPr>
          <w:rFonts w:ascii="Times New Roman" w:hAnsi="Times New Roman" w:cs="Times New Roman"/>
          <w:sz w:val="20"/>
          <w:szCs w:val="20"/>
        </w:rPr>
        <w:t>.</w:t>
      </w:r>
    </w:p>
    <w:p w14:paraId="4CE9B5CE" w14:textId="4BFC235B" w:rsidR="002D4E51" w:rsidRPr="006316F8" w:rsidRDefault="002D4E51" w:rsidP="00664B12">
      <w:pPr>
        <w:jc w:val="both"/>
        <w:rPr>
          <w:rFonts w:ascii="Times New Roman" w:hAnsi="Times New Roman" w:cs="Times New Roman"/>
          <w:bCs/>
          <w:sz w:val="20"/>
          <w:szCs w:val="20"/>
        </w:rPr>
      </w:pPr>
      <w:r w:rsidRPr="006316F8">
        <w:rPr>
          <w:rFonts w:ascii="Times New Roman" w:hAnsi="Times New Roman" w:cs="Times New Roman"/>
          <w:sz w:val="20"/>
          <w:szCs w:val="20"/>
        </w:rPr>
        <w:t xml:space="preserve">We would like to know what </w:t>
      </w:r>
      <w:r w:rsidRPr="006316F8">
        <w:rPr>
          <w:rFonts w:ascii="Times New Roman" w:hAnsi="Times New Roman" w:cs="Times New Roman"/>
          <w:b/>
          <w:bCs/>
          <w:sz w:val="20"/>
          <w:szCs w:val="20"/>
        </w:rPr>
        <w:t>you think</w:t>
      </w:r>
      <w:r w:rsidRPr="006316F8">
        <w:rPr>
          <w:rFonts w:ascii="Times New Roman" w:hAnsi="Times New Roman" w:cs="Times New Roman"/>
          <w:sz w:val="20"/>
          <w:szCs w:val="20"/>
        </w:rPr>
        <w:t xml:space="preserve"> is </w:t>
      </w:r>
      <w:r w:rsidRPr="006316F8">
        <w:rPr>
          <w:rFonts w:ascii="Times New Roman" w:hAnsi="Times New Roman" w:cs="Times New Roman"/>
          <w:b/>
          <w:bCs/>
          <w:sz w:val="20"/>
          <w:szCs w:val="20"/>
        </w:rPr>
        <w:t>most likely to happen</w:t>
      </w:r>
      <w:r w:rsidRPr="006316F8">
        <w:rPr>
          <w:rFonts w:ascii="Times New Roman" w:hAnsi="Times New Roman" w:cs="Times New Roman"/>
          <w:sz w:val="20"/>
          <w:szCs w:val="20"/>
        </w:rPr>
        <w:t xml:space="preserve"> for </w:t>
      </w:r>
      <w:del w:id="166" w:author="Abraham Raju" w:date="2026-03-13T14:47:00Z" w16du:dateUtc="2026-03-13T13:47:00Z">
        <w:r w:rsidR="0006433C" w:rsidRPr="006316F8" w:rsidDel="00BD2F08">
          <w:rPr>
            <w:rFonts w:ascii="Times New Roman" w:hAnsi="Times New Roman" w:cs="Times New Roman"/>
            <w:bCs/>
            <w:sz w:val="20"/>
            <w:szCs w:val="20"/>
          </w:rPr>
          <w:delText>Emma</w:delText>
        </w:r>
      </w:del>
      <w:ins w:id="167" w:author="Abraham Raju" w:date="2026-03-13T14:47:00Z" w16du:dateUtc="2026-03-13T13:47:00Z">
        <w:r w:rsidR="00BD2F08">
          <w:rPr>
            <w:rFonts w:ascii="Times New Roman" w:hAnsi="Times New Roman" w:cs="Times New Roman"/>
            <w:bCs/>
            <w:sz w:val="20"/>
            <w:szCs w:val="20"/>
          </w:rPr>
          <w:t>David</w:t>
        </w:r>
      </w:ins>
      <w:r w:rsidR="0006433C" w:rsidRPr="006316F8">
        <w:rPr>
          <w:rFonts w:ascii="Times New Roman" w:hAnsi="Times New Roman" w:cs="Times New Roman"/>
          <w:bCs/>
          <w:sz w:val="20"/>
          <w:szCs w:val="20"/>
        </w:rPr>
        <w:t xml:space="preserve"> </w:t>
      </w:r>
      <w:r w:rsidRPr="006316F8">
        <w:rPr>
          <w:rFonts w:ascii="Times New Roman" w:hAnsi="Times New Roman" w:cs="Times New Roman"/>
          <w:sz w:val="20"/>
          <w:szCs w:val="20"/>
        </w:rPr>
        <w:t xml:space="preserve">and </w:t>
      </w:r>
      <w:del w:id="168" w:author="Abraham Raju" w:date="2026-03-13T14:48:00Z" w16du:dateUtc="2026-03-13T13:48:00Z">
        <w:r w:rsidRPr="006316F8" w:rsidDel="00BD2F08">
          <w:rPr>
            <w:rFonts w:ascii="Times New Roman" w:hAnsi="Times New Roman" w:cs="Times New Roman"/>
            <w:sz w:val="20"/>
            <w:szCs w:val="20"/>
          </w:rPr>
          <w:delText>Sofia</w:delText>
        </w:r>
      </w:del>
      <w:ins w:id="169" w:author="Abraham Raju" w:date="2026-03-13T14:48:00Z" w16du:dateUtc="2026-03-13T13:48:00Z">
        <w:r w:rsidR="00BD2F08">
          <w:rPr>
            <w:rFonts w:ascii="Times New Roman" w:hAnsi="Times New Roman" w:cs="Times New Roman"/>
            <w:sz w:val="20"/>
            <w:szCs w:val="20"/>
          </w:rPr>
          <w:t>Nicolas</w:t>
        </w:r>
      </w:ins>
      <w:r w:rsidRPr="006316F8">
        <w:rPr>
          <w:rFonts w:ascii="Times New Roman" w:hAnsi="Times New Roman" w:cs="Times New Roman"/>
          <w:sz w:val="20"/>
          <w:szCs w:val="20"/>
        </w:rPr>
        <w:t xml:space="preserve"> later on. Please answer based on your best guess.</w:t>
      </w:r>
      <w:r w:rsidRPr="006316F8">
        <w:rPr>
          <w:rFonts w:ascii="Times New Roman" w:hAnsi="Times New Roman" w:cs="Times New Roman"/>
          <w:bCs/>
          <w:sz w:val="20"/>
          <w:szCs w:val="20"/>
        </w:rPr>
        <w:t xml:space="preserve"> </w:t>
      </w:r>
    </w:p>
    <w:p w14:paraId="55EF7E5C" w14:textId="5E114C0F" w:rsidR="002F2A11" w:rsidRPr="006316F8" w:rsidRDefault="002F2A11" w:rsidP="002F2A11">
      <w:pPr>
        <w:jc w:val="both"/>
        <w:rPr>
          <w:rFonts w:ascii="Times New Roman" w:hAnsi="Times New Roman" w:cs="Times New Roman"/>
          <w:sz w:val="20"/>
          <w:szCs w:val="20"/>
        </w:rPr>
      </w:pPr>
      <w:r w:rsidRPr="006316F8">
        <w:rPr>
          <w:rFonts w:ascii="Times New Roman" w:hAnsi="Times New Roman" w:cs="Times New Roman"/>
          <w:sz w:val="20"/>
          <w:szCs w:val="20"/>
        </w:rPr>
        <w:t xml:space="preserve">Just to confirm you read the description: Which track does </w:t>
      </w:r>
      <w:del w:id="170" w:author="Abraham Raju" w:date="2026-03-13T14:47:00Z" w16du:dateUtc="2026-03-13T13:47:00Z">
        <w:r w:rsidR="00F6637C" w:rsidRPr="006316F8" w:rsidDel="00BD2F08">
          <w:rPr>
            <w:rFonts w:ascii="Times New Roman" w:hAnsi="Times New Roman" w:cs="Times New Roman"/>
            <w:sz w:val="20"/>
            <w:szCs w:val="20"/>
          </w:rPr>
          <w:delText>Emma</w:delText>
        </w:r>
      </w:del>
      <w:ins w:id="171" w:author="Abraham Raju" w:date="2026-03-13T14:47:00Z" w16du:dateUtc="2026-03-13T13:47:00Z">
        <w:r w:rsidR="00BD2F08">
          <w:rPr>
            <w:rFonts w:ascii="Times New Roman" w:hAnsi="Times New Roman" w:cs="Times New Roman"/>
            <w:sz w:val="20"/>
            <w:szCs w:val="20"/>
          </w:rPr>
          <w:t>David</w:t>
        </w:r>
      </w:ins>
      <w:r w:rsidR="00F6637C" w:rsidRPr="006316F8">
        <w:rPr>
          <w:rFonts w:ascii="Times New Roman" w:hAnsi="Times New Roman" w:cs="Times New Roman"/>
          <w:sz w:val="20"/>
          <w:szCs w:val="20"/>
        </w:rPr>
        <w:t xml:space="preserve"> </w:t>
      </w:r>
      <w:r w:rsidR="00DB2F7D" w:rsidRPr="006316F8">
        <w:rPr>
          <w:rFonts w:ascii="Times New Roman" w:hAnsi="Times New Roman" w:cs="Times New Roman"/>
          <w:sz w:val="20"/>
          <w:szCs w:val="20"/>
        </w:rPr>
        <w:t>attend</w:t>
      </w:r>
      <w:r w:rsidRPr="006316F8">
        <w:rPr>
          <w:rFonts w:ascii="Times New Roman" w:hAnsi="Times New Roman" w:cs="Times New Roman"/>
          <w:sz w:val="20"/>
          <w:szCs w:val="20"/>
        </w:rPr>
        <w:t>?</w:t>
      </w:r>
    </w:p>
    <w:p w14:paraId="5FCF7FD0" w14:textId="77777777" w:rsidR="002F2A11" w:rsidRPr="006316F8" w:rsidRDefault="002F2A11" w:rsidP="002F2A11">
      <w:pPr>
        <w:jc w:val="both"/>
        <w:rPr>
          <w:rFonts w:ascii="Times New Roman" w:hAnsi="Times New Roman" w:cs="Times New Roman"/>
          <w:sz w:val="20"/>
          <w:szCs w:val="20"/>
        </w:rPr>
      </w:pPr>
      <w:r w:rsidRPr="006316F8">
        <w:rPr>
          <w:rFonts w:ascii="Times New Roman" w:hAnsi="Times New Roman" w:cs="Times New Roman"/>
          <w:sz w:val="20"/>
          <w:szCs w:val="20"/>
          <w:highlight w:val="green"/>
        </w:rPr>
        <w:t>[randomize order]</w:t>
      </w:r>
      <w:r w:rsidRPr="006316F8">
        <w:rPr>
          <w:rFonts w:ascii="Times New Roman" w:hAnsi="Times New Roman" w:cs="Times New Roman"/>
          <w:sz w:val="20"/>
          <w:szCs w:val="20"/>
        </w:rPr>
        <w:t xml:space="preserve"> </w:t>
      </w:r>
    </w:p>
    <w:p w14:paraId="36673A16" w14:textId="77777777" w:rsidR="002F2A11" w:rsidRPr="006316F8" w:rsidRDefault="002F2A11" w:rsidP="006C5F28">
      <w:pPr>
        <w:pStyle w:val="ListParagraph"/>
        <w:numPr>
          <w:ilvl w:val="0"/>
          <w:numId w:val="21"/>
        </w:numPr>
        <w:jc w:val="both"/>
        <w:rPr>
          <w:rFonts w:ascii="Times New Roman" w:hAnsi="Times New Roman" w:cs="Times New Roman"/>
          <w:sz w:val="20"/>
          <w:szCs w:val="20"/>
        </w:rPr>
      </w:pPr>
      <w:r w:rsidRPr="006316F8">
        <w:rPr>
          <w:rFonts w:ascii="Times New Roman" w:hAnsi="Times New Roman" w:cs="Times New Roman"/>
          <w:sz w:val="20"/>
          <w:szCs w:val="20"/>
        </w:rPr>
        <w:lastRenderedPageBreak/>
        <w:t>Gymnasium</w:t>
      </w:r>
    </w:p>
    <w:p w14:paraId="312C2A92" w14:textId="77777777" w:rsidR="002F2A11" w:rsidRPr="006316F8" w:rsidRDefault="002F2A11" w:rsidP="006C5F28">
      <w:pPr>
        <w:pStyle w:val="ListParagraph"/>
        <w:numPr>
          <w:ilvl w:val="0"/>
          <w:numId w:val="21"/>
        </w:numPr>
        <w:jc w:val="both"/>
        <w:rPr>
          <w:rFonts w:ascii="Times New Roman" w:hAnsi="Times New Roman" w:cs="Times New Roman"/>
          <w:sz w:val="20"/>
          <w:szCs w:val="20"/>
        </w:rPr>
      </w:pPr>
      <w:r w:rsidRPr="006316F8">
        <w:rPr>
          <w:rFonts w:ascii="Times New Roman" w:hAnsi="Times New Roman" w:cs="Times New Roman"/>
          <w:sz w:val="20"/>
          <w:szCs w:val="20"/>
        </w:rPr>
        <w:t>Sekundarschule</w:t>
      </w:r>
    </w:p>
    <w:p w14:paraId="0669EEF2" w14:textId="50CB161E" w:rsidR="002F2A11" w:rsidRPr="006316F8" w:rsidRDefault="002F2A11" w:rsidP="006C5F28">
      <w:pPr>
        <w:pStyle w:val="ListParagraph"/>
        <w:numPr>
          <w:ilvl w:val="0"/>
          <w:numId w:val="21"/>
        </w:numPr>
        <w:jc w:val="both"/>
        <w:rPr>
          <w:rFonts w:ascii="Times New Roman" w:hAnsi="Times New Roman" w:cs="Times New Roman"/>
          <w:sz w:val="20"/>
          <w:szCs w:val="20"/>
        </w:rPr>
      </w:pPr>
      <w:r w:rsidRPr="006316F8">
        <w:rPr>
          <w:rFonts w:ascii="Times New Roman" w:hAnsi="Times New Roman" w:cs="Times New Roman"/>
          <w:sz w:val="20"/>
          <w:szCs w:val="20"/>
        </w:rPr>
        <w:t xml:space="preserve">I do not </w:t>
      </w:r>
      <w:r w:rsidR="001072F4">
        <w:rPr>
          <w:rFonts w:ascii="Times New Roman" w:hAnsi="Times New Roman" w:cs="Times New Roman"/>
          <w:sz w:val="20"/>
          <w:szCs w:val="20"/>
        </w:rPr>
        <w:t>know</w:t>
      </w:r>
      <w:r w:rsidR="001072F4" w:rsidRPr="006316F8">
        <w:rPr>
          <w:rFonts w:ascii="Times New Roman" w:hAnsi="Times New Roman" w:cs="Times New Roman"/>
          <w:sz w:val="20"/>
          <w:szCs w:val="20"/>
        </w:rPr>
        <w:t xml:space="preserve"> </w:t>
      </w:r>
    </w:p>
    <w:p w14:paraId="05CAA95F" w14:textId="77777777" w:rsidR="002F2A11" w:rsidRPr="006316F8" w:rsidRDefault="002F2A11" w:rsidP="002F2A11">
      <w:pPr>
        <w:jc w:val="both"/>
        <w:rPr>
          <w:rFonts w:ascii="Times New Roman" w:hAnsi="Times New Roman" w:cs="Times New Roman"/>
          <w:sz w:val="20"/>
          <w:szCs w:val="20"/>
        </w:rPr>
      </w:pPr>
    </w:p>
    <w:p w14:paraId="3C9F8F45" w14:textId="433FE896" w:rsidR="002F2A11" w:rsidRPr="006316F8" w:rsidRDefault="002F2A11" w:rsidP="002F2A11">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6A9B5C02" w14:textId="0B017DB8" w:rsidR="00BE34E2" w:rsidRPr="006316F8" w:rsidRDefault="00BE34E2" w:rsidP="00664B12">
      <w:pPr>
        <w:jc w:val="both"/>
        <w:rPr>
          <w:rFonts w:ascii="Times New Roman" w:hAnsi="Times New Roman" w:cs="Times New Roman"/>
          <w:bCs/>
          <w:sz w:val="20"/>
          <w:szCs w:val="20"/>
        </w:rPr>
      </w:pPr>
      <w:r w:rsidRPr="006316F8">
        <w:rPr>
          <w:rFonts w:ascii="Times New Roman" w:hAnsi="Times New Roman" w:cs="Times New Roman"/>
          <w:bCs/>
          <w:sz w:val="20"/>
          <w:szCs w:val="20"/>
        </w:rPr>
        <w:t>Now consider</w:t>
      </w:r>
      <w:r w:rsidR="00806C79" w:rsidRPr="006316F8">
        <w:rPr>
          <w:rFonts w:ascii="Times New Roman" w:hAnsi="Times New Roman" w:cs="Times New Roman"/>
          <w:bCs/>
          <w:sz w:val="20"/>
          <w:szCs w:val="20"/>
        </w:rPr>
        <w:t xml:space="preserve"> </w:t>
      </w:r>
      <w:del w:id="172" w:author="Abraham Raju" w:date="2026-03-13T14:47:00Z" w16du:dateUtc="2026-03-13T13:47:00Z">
        <w:r w:rsidR="00F6637C" w:rsidRPr="006316F8" w:rsidDel="00BD2F08">
          <w:rPr>
            <w:rFonts w:ascii="Times New Roman" w:hAnsi="Times New Roman" w:cs="Times New Roman"/>
            <w:b/>
            <w:bCs/>
            <w:sz w:val="20"/>
            <w:szCs w:val="20"/>
          </w:rPr>
          <w:delText>Emma</w:delText>
        </w:r>
      </w:del>
      <w:ins w:id="173" w:author="Abraham Raju" w:date="2026-03-13T14:47:00Z" w16du:dateUtc="2026-03-13T13:47:00Z">
        <w:r w:rsidR="00BD2F08">
          <w:rPr>
            <w:rFonts w:ascii="Times New Roman" w:hAnsi="Times New Roman" w:cs="Times New Roman"/>
            <w:b/>
            <w:bCs/>
            <w:sz w:val="20"/>
            <w:szCs w:val="20"/>
          </w:rPr>
          <w:t>David</w:t>
        </w:r>
      </w:ins>
      <w:r w:rsidRPr="006316F8">
        <w:rPr>
          <w:rFonts w:ascii="Times New Roman" w:hAnsi="Times New Roman" w:cs="Times New Roman"/>
          <w:bCs/>
          <w:sz w:val="20"/>
          <w:szCs w:val="20"/>
        </w:rPr>
        <w:t xml:space="preserve">, who </w:t>
      </w:r>
      <w:r w:rsidR="00B829FB" w:rsidRPr="006316F8">
        <w:rPr>
          <w:rFonts w:ascii="Times New Roman" w:hAnsi="Times New Roman" w:cs="Times New Roman"/>
          <w:bCs/>
          <w:sz w:val="20"/>
          <w:szCs w:val="20"/>
        </w:rPr>
        <w:t xml:space="preserve">attends </w:t>
      </w:r>
      <w:r w:rsidR="00806C79" w:rsidRPr="006316F8">
        <w:rPr>
          <w:rFonts w:ascii="Times New Roman" w:hAnsi="Times New Roman" w:cs="Times New Roman"/>
          <w:b/>
          <w:sz w:val="20"/>
          <w:szCs w:val="20"/>
        </w:rPr>
        <w:t>Sekundarschule</w:t>
      </w:r>
      <w:r w:rsidRPr="006316F8">
        <w:rPr>
          <w:rFonts w:ascii="Times New Roman" w:hAnsi="Times New Roman" w:cs="Times New Roman"/>
          <w:bCs/>
          <w:sz w:val="20"/>
          <w:szCs w:val="20"/>
        </w:rPr>
        <w:t>.</w:t>
      </w:r>
      <w:r w:rsidR="0017467F" w:rsidRPr="006316F8">
        <w:rPr>
          <w:rFonts w:ascii="Times New Roman" w:hAnsi="Times New Roman" w:cs="Times New Roman"/>
          <w:bCs/>
          <w:sz w:val="20"/>
          <w:szCs w:val="20"/>
        </w:rPr>
        <w:t xml:space="preserve"> </w:t>
      </w:r>
    </w:p>
    <w:p w14:paraId="73B691F7" w14:textId="2B6565A8" w:rsidR="00BE34E2" w:rsidRPr="006316F8" w:rsidRDefault="00BE34E2" w:rsidP="00664B12">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What </w:t>
      </w:r>
      <w:r w:rsidR="0034569A" w:rsidRPr="006316F8">
        <w:rPr>
          <w:rFonts w:ascii="Times New Roman" w:hAnsi="Times New Roman" w:cs="Times New Roman"/>
          <w:bCs/>
          <w:sz w:val="20"/>
          <w:szCs w:val="20"/>
        </w:rPr>
        <w:t xml:space="preserve">do you think </w:t>
      </w:r>
      <w:r w:rsidRPr="006316F8">
        <w:rPr>
          <w:rFonts w:ascii="Times New Roman" w:hAnsi="Times New Roman" w:cs="Times New Roman"/>
          <w:bCs/>
          <w:sz w:val="20"/>
          <w:szCs w:val="20"/>
        </w:rPr>
        <w:t xml:space="preserve">is the probability that </w:t>
      </w:r>
      <w:del w:id="174" w:author="Abraham Raju" w:date="2026-03-13T14:47:00Z" w16du:dateUtc="2026-03-13T13:47:00Z">
        <w:r w:rsidR="00F6637C" w:rsidRPr="006316F8" w:rsidDel="00BD2F08">
          <w:rPr>
            <w:rFonts w:ascii="Times New Roman" w:hAnsi="Times New Roman" w:cs="Times New Roman"/>
            <w:bCs/>
            <w:sz w:val="20"/>
            <w:szCs w:val="20"/>
          </w:rPr>
          <w:delText>Emma</w:delText>
        </w:r>
      </w:del>
      <w:ins w:id="175" w:author="Abraham Raju" w:date="2026-03-13T14:47:00Z" w16du:dateUtc="2026-03-13T13:47:00Z">
        <w:r w:rsidR="00BD2F08">
          <w:rPr>
            <w:rFonts w:ascii="Times New Roman" w:hAnsi="Times New Roman" w:cs="Times New Roman"/>
            <w:bCs/>
            <w:sz w:val="20"/>
            <w:szCs w:val="20"/>
          </w:rPr>
          <w:t>David</w:t>
        </w:r>
      </w:ins>
      <w:r w:rsidR="0034569A"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completes</w:t>
      </w:r>
      <w:r w:rsidR="00947B15">
        <w:rPr>
          <w:rFonts w:ascii="Times New Roman" w:hAnsi="Times New Roman" w:cs="Times New Roman"/>
          <w:b/>
          <w:sz w:val="20"/>
          <w:szCs w:val="20"/>
        </w:rPr>
        <w:t xml:space="preserve"> </w:t>
      </w:r>
      <w:r w:rsidR="005918B8" w:rsidRPr="006316F8">
        <w:rPr>
          <w:rFonts w:ascii="Times New Roman" w:hAnsi="Times New Roman" w:cs="Times New Roman"/>
          <w:b/>
          <w:sz w:val="20"/>
          <w:szCs w:val="20"/>
        </w:rPr>
        <w:t xml:space="preserve">tertiary education </w:t>
      </w:r>
      <w:r w:rsidR="005A3B1C" w:rsidRPr="006316F8">
        <w:rPr>
          <w:rFonts w:ascii="Times New Roman" w:hAnsi="Times New Roman" w:cs="Times New Roman"/>
          <w:bCs/>
          <w:sz w:val="20"/>
          <w:szCs w:val="20"/>
        </w:rPr>
        <w:t>by age 30</w:t>
      </w:r>
      <w:r w:rsidRPr="006316F8">
        <w:rPr>
          <w:rFonts w:ascii="Times New Roman" w:hAnsi="Times New Roman" w:cs="Times New Roman"/>
          <w:bCs/>
          <w:sz w:val="20"/>
          <w:szCs w:val="20"/>
        </w:rPr>
        <w:t xml:space="preserve">? </w:t>
      </w:r>
      <w:r w:rsidR="003B7D63" w:rsidRPr="006316F8">
        <w:rPr>
          <w:rFonts w:ascii="Times New Roman" w:hAnsi="Times New Roman" w:cs="Times New Roman"/>
          <w:bCs/>
          <w:i/>
          <w:iCs/>
          <w:sz w:val="20"/>
          <w:szCs w:val="20"/>
        </w:rPr>
        <w:t>Tertiary education means education after upper secondary school, such as a university or a university of applied sciences.</w:t>
      </w:r>
    </w:p>
    <w:p w14:paraId="6525B8ED" w14:textId="12F962EE" w:rsidR="00BE34E2" w:rsidRDefault="000F5689" w:rsidP="00664B12">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w:t>
      </w:r>
      <w:r w:rsidR="00BE34E2" w:rsidRPr="006316F8">
        <w:rPr>
          <w:rFonts w:ascii="Times New Roman" w:hAnsi="Times New Roman" w:cs="Times New Roman"/>
          <w:bCs/>
          <w:i/>
          <w:iCs/>
          <w:sz w:val="20"/>
          <w:szCs w:val="20"/>
        </w:rPr>
        <w:t>0%</w:t>
      </w:r>
      <w:r w:rsidR="00E322D6" w:rsidRPr="006316F8">
        <w:rPr>
          <w:rFonts w:ascii="Times New Roman" w:hAnsi="Times New Roman" w:cs="Times New Roman"/>
          <w:bCs/>
          <w:i/>
          <w:iCs/>
          <w:sz w:val="20"/>
          <w:szCs w:val="20"/>
        </w:rPr>
        <w:t xml:space="preserve">, 5%, 10%, … </w:t>
      </w:r>
      <w:r w:rsidR="00BE34E2" w:rsidRPr="006316F8">
        <w:rPr>
          <w:rFonts w:ascii="Times New Roman" w:hAnsi="Times New Roman" w:cs="Times New Roman"/>
          <w:bCs/>
          <w:i/>
          <w:iCs/>
          <w:sz w:val="20"/>
          <w:szCs w:val="20"/>
        </w:rPr>
        <w:t>100%</w:t>
      </w:r>
    </w:p>
    <w:p w14:paraId="356B89B0" w14:textId="6BF99553" w:rsidR="00EE257B" w:rsidRPr="006316F8" w:rsidRDefault="001C0326" w:rsidP="00EE257B">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xml:space="preserve">, if </w:t>
      </w:r>
      <w:del w:id="176" w:author="Abraham Raju" w:date="2026-03-13T14:47:00Z" w16du:dateUtc="2026-03-13T13:47:00Z">
        <w:r w:rsidR="00F6637C" w:rsidRPr="006316F8" w:rsidDel="00BD2F08">
          <w:rPr>
            <w:rFonts w:ascii="Times New Roman" w:hAnsi="Times New Roman" w:cs="Times New Roman"/>
            <w:bCs/>
            <w:sz w:val="20"/>
            <w:szCs w:val="20"/>
          </w:rPr>
          <w:delText>Emma</w:delText>
        </w:r>
      </w:del>
      <w:ins w:id="177" w:author="Abraham Raju" w:date="2026-03-13T14:47:00Z" w16du:dateUtc="2026-03-13T13:47:00Z">
        <w:r w:rsidR="00BD2F08">
          <w:rPr>
            <w:rFonts w:ascii="Times New Roman" w:hAnsi="Times New Roman" w:cs="Times New Roman"/>
            <w:bCs/>
            <w:sz w:val="20"/>
            <w:szCs w:val="20"/>
          </w:rPr>
          <w:t>David</w:t>
        </w:r>
      </w:ins>
      <w:r w:rsidR="00F6637C"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00C20827" w:rsidRPr="006316F8">
        <w:rPr>
          <w:rFonts w:ascii="Times New Roman" w:hAnsi="Times New Roman" w:cs="Times New Roman"/>
          <w:bCs/>
          <w:sz w:val="20"/>
          <w:szCs w:val="20"/>
        </w:rPr>
        <w:t xml:space="preserve">you think </w:t>
      </w:r>
      <w:r w:rsidR="00EA3C62" w:rsidRPr="006316F8">
        <w:rPr>
          <w:rFonts w:ascii="Times New Roman" w:hAnsi="Times New Roman" w:cs="Times New Roman"/>
          <w:bCs/>
          <w:sz w:val="20"/>
          <w:szCs w:val="20"/>
        </w:rPr>
        <w:t xml:space="preserve">her </w:t>
      </w:r>
      <w:r w:rsidR="00010932" w:rsidRPr="006316F8">
        <w:rPr>
          <w:rFonts w:ascii="Times New Roman" w:hAnsi="Times New Roman" w:cs="Times New Roman"/>
          <w:b/>
          <w:sz w:val="20"/>
          <w:szCs w:val="20"/>
        </w:rPr>
        <w:t xml:space="preserve">gross monthly earnings </w:t>
      </w:r>
      <w:r w:rsidR="00EA3C62" w:rsidRPr="006316F8">
        <w:rPr>
          <w:rFonts w:ascii="Times New Roman" w:hAnsi="Times New Roman" w:cs="Times New Roman"/>
          <w:b/>
          <w:sz w:val="20"/>
          <w:szCs w:val="20"/>
        </w:rPr>
        <w:t xml:space="preserve">will be </w:t>
      </w:r>
      <w:r w:rsidR="00010932" w:rsidRPr="006316F8">
        <w:rPr>
          <w:rFonts w:ascii="Times New Roman" w:hAnsi="Times New Roman" w:cs="Times New Roman"/>
          <w:bCs/>
          <w:sz w:val="20"/>
          <w:szCs w:val="20"/>
        </w:rPr>
        <w:t>(before taxes)</w:t>
      </w:r>
      <w:r w:rsidR="00BE34E2" w:rsidRPr="006316F8">
        <w:rPr>
          <w:rFonts w:ascii="Times New Roman" w:hAnsi="Times New Roman" w:cs="Times New Roman"/>
          <w:bCs/>
          <w:sz w:val="20"/>
          <w:szCs w:val="20"/>
        </w:rPr>
        <w:t xml:space="preserve">? </w:t>
      </w:r>
      <w:r w:rsidR="00EE257B" w:rsidRPr="006316F8">
        <w:rPr>
          <w:rFonts w:ascii="Times New Roman" w:hAnsi="Times New Roman" w:cs="Times New Roman"/>
          <w:bCs/>
          <w:i/>
          <w:iCs/>
          <w:sz w:val="20"/>
          <w:szCs w:val="20"/>
        </w:rPr>
        <w:t>Please ignore inflation and report amounts in today’s CHF.</w:t>
      </w:r>
    </w:p>
    <w:p w14:paraId="001A0277" w14:textId="6E1C52F2" w:rsidR="00797205" w:rsidRPr="006316F8" w:rsidRDefault="00797205" w:rsidP="00664B12">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w:t>
      </w:r>
      <w:r w:rsidR="007E4201" w:rsidRPr="006316F8">
        <w:rPr>
          <w:rFonts w:ascii="Times New Roman" w:hAnsi="Times New Roman" w:cs="Times New Roman"/>
          <w:bCs/>
          <w:i/>
          <w:iCs/>
          <w:sz w:val="20"/>
          <w:szCs w:val="20"/>
        </w:rPr>
        <w:t>3’000</w:t>
      </w:r>
      <w:r w:rsidR="002752A8" w:rsidRPr="006316F8">
        <w:rPr>
          <w:rFonts w:ascii="Times New Roman" w:hAnsi="Times New Roman" w:cs="Times New Roman"/>
          <w:bCs/>
          <w:i/>
          <w:iCs/>
          <w:sz w:val="20"/>
          <w:szCs w:val="20"/>
        </w:rPr>
        <w:t xml:space="preserve"> or less</w:t>
      </w:r>
      <w:r w:rsidR="008D6AFE" w:rsidRPr="006316F8">
        <w:rPr>
          <w:rFonts w:ascii="Times New Roman" w:hAnsi="Times New Roman" w:cs="Times New Roman"/>
          <w:bCs/>
          <w:i/>
          <w:iCs/>
          <w:sz w:val="20"/>
          <w:szCs w:val="20"/>
        </w:rPr>
        <w:t xml:space="preserve">; 3’500; 4’000; … </w:t>
      </w:r>
      <w:r w:rsidR="00C354CD" w:rsidRPr="006316F8">
        <w:rPr>
          <w:rFonts w:ascii="Times New Roman" w:hAnsi="Times New Roman" w:cs="Times New Roman"/>
          <w:bCs/>
          <w:i/>
          <w:iCs/>
          <w:sz w:val="20"/>
          <w:szCs w:val="20"/>
        </w:rPr>
        <w:t>20</w:t>
      </w:r>
      <w:r w:rsidR="007E4201" w:rsidRPr="006316F8">
        <w:rPr>
          <w:rFonts w:ascii="Times New Roman" w:hAnsi="Times New Roman" w:cs="Times New Roman"/>
          <w:bCs/>
          <w:i/>
          <w:iCs/>
          <w:sz w:val="20"/>
          <w:szCs w:val="20"/>
        </w:rPr>
        <w:t>’000</w:t>
      </w:r>
      <w:r w:rsidR="002752A8" w:rsidRPr="006316F8">
        <w:rPr>
          <w:rFonts w:ascii="Times New Roman" w:hAnsi="Times New Roman" w:cs="Times New Roman"/>
          <w:bCs/>
          <w:i/>
          <w:iCs/>
          <w:sz w:val="20"/>
          <w:szCs w:val="20"/>
        </w:rPr>
        <w:t xml:space="preserve"> or more</w:t>
      </w:r>
      <w:r w:rsidR="007E4201" w:rsidRPr="006316F8">
        <w:rPr>
          <w:rFonts w:ascii="Times New Roman" w:hAnsi="Times New Roman" w:cs="Times New Roman"/>
          <w:bCs/>
          <w:i/>
          <w:iCs/>
          <w:sz w:val="20"/>
          <w:szCs w:val="20"/>
        </w:rPr>
        <w:t xml:space="preserve"> </w:t>
      </w:r>
    </w:p>
    <w:p w14:paraId="452A506F" w14:textId="60E2934D" w:rsidR="008D6AFE" w:rsidRPr="006316F8" w:rsidRDefault="008D6AFE" w:rsidP="008D6AFE">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50</w:t>
      </w:r>
      <w:r w:rsidRPr="006316F8">
        <w:rPr>
          <w:rFonts w:ascii="Times New Roman" w:hAnsi="Times New Roman" w:cs="Times New Roman"/>
          <w:bCs/>
          <w:sz w:val="20"/>
          <w:szCs w:val="20"/>
        </w:rPr>
        <w:t xml:space="preserve">, if </w:t>
      </w:r>
      <w:del w:id="178" w:author="Abraham Raju" w:date="2026-03-13T14:47:00Z" w16du:dateUtc="2026-03-13T13:47:00Z">
        <w:r w:rsidR="00F6637C" w:rsidRPr="006316F8" w:rsidDel="00BD2F08">
          <w:rPr>
            <w:rFonts w:ascii="Times New Roman" w:hAnsi="Times New Roman" w:cs="Times New Roman"/>
            <w:bCs/>
            <w:sz w:val="20"/>
            <w:szCs w:val="20"/>
          </w:rPr>
          <w:delText>Emma</w:delText>
        </w:r>
      </w:del>
      <w:ins w:id="179" w:author="Abraham Raju" w:date="2026-03-13T14:47:00Z" w16du:dateUtc="2026-03-13T13:47:00Z">
        <w:r w:rsidR="00BD2F08">
          <w:rPr>
            <w:rFonts w:ascii="Times New Roman" w:hAnsi="Times New Roman" w:cs="Times New Roman"/>
            <w:bCs/>
            <w:sz w:val="20"/>
            <w:szCs w:val="20"/>
          </w:rPr>
          <w:t>David</w:t>
        </w:r>
      </w:ins>
      <w:r w:rsidR="00F6637C"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you think her </w:t>
      </w:r>
      <w:r w:rsidRPr="006316F8">
        <w:rPr>
          <w:rFonts w:ascii="Times New Roman" w:hAnsi="Times New Roman" w:cs="Times New Roman"/>
          <w:b/>
          <w:sz w:val="20"/>
          <w:szCs w:val="20"/>
        </w:rPr>
        <w:t xml:space="preserve">gross monthly earnings will be </w:t>
      </w:r>
      <w:r w:rsidRPr="006316F8">
        <w:rPr>
          <w:rFonts w:ascii="Times New Roman" w:hAnsi="Times New Roman" w:cs="Times New Roman"/>
          <w:bCs/>
          <w:sz w:val="20"/>
          <w:szCs w:val="20"/>
        </w:rPr>
        <w:t xml:space="preserve">(before taxes)? </w:t>
      </w:r>
      <w:r w:rsidRPr="006316F8">
        <w:rPr>
          <w:rFonts w:ascii="Times New Roman" w:hAnsi="Times New Roman" w:cs="Times New Roman"/>
          <w:bCs/>
          <w:i/>
          <w:iCs/>
          <w:sz w:val="20"/>
          <w:szCs w:val="20"/>
        </w:rPr>
        <w:t>Please ignore inflation and report amounts in today’s CHF.</w:t>
      </w:r>
    </w:p>
    <w:p w14:paraId="035C8653" w14:textId="77777777" w:rsidR="008D6AFE" w:rsidRPr="006316F8" w:rsidRDefault="008D6AFE" w:rsidP="008D6AFE">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3’000 or less; 3’500; 4’000; … 20’000 or more </w:t>
      </w:r>
    </w:p>
    <w:p w14:paraId="3CCD5BDF" w14:textId="6F39DE71" w:rsidR="00CA1C56" w:rsidRPr="006316F8" w:rsidRDefault="00FD2395" w:rsidP="00C354CD">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h</w:t>
      </w:r>
      <w:r w:rsidR="007A6F01" w:rsidRPr="006316F8">
        <w:rPr>
          <w:rFonts w:ascii="Times New Roman" w:hAnsi="Times New Roman" w:cs="Times New Roman"/>
          <w:bCs/>
          <w:sz w:val="20"/>
          <w:szCs w:val="20"/>
        </w:rPr>
        <w:t xml:space="preserve">ow </w:t>
      </w:r>
      <w:r w:rsidR="007A6F01" w:rsidRPr="006316F8">
        <w:rPr>
          <w:rFonts w:ascii="Times New Roman" w:hAnsi="Times New Roman" w:cs="Times New Roman"/>
          <w:b/>
          <w:sz w:val="20"/>
          <w:szCs w:val="20"/>
        </w:rPr>
        <w:t>satisfied</w:t>
      </w:r>
      <w:r w:rsidR="007A6F01" w:rsidRPr="006316F8">
        <w:rPr>
          <w:rFonts w:ascii="Times New Roman" w:hAnsi="Times New Roman" w:cs="Times New Roman"/>
          <w:bCs/>
          <w:sz w:val="20"/>
          <w:szCs w:val="20"/>
        </w:rPr>
        <w:t xml:space="preserve"> do you think </w:t>
      </w:r>
      <w:del w:id="180" w:author="Abraham Raju" w:date="2026-03-13T14:47:00Z" w16du:dateUtc="2026-03-13T13:47:00Z">
        <w:r w:rsidR="00F6637C" w:rsidRPr="006316F8" w:rsidDel="00BD2F08">
          <w:rPr>
            <w:rFonts w:ascii="Times New Roman" w:hAnsi="Times New Roman" w:cs="Times New Roman"/>
            <w:bCs/>
            <w:sz w:val="20"/>
            <w:szCs w:val="20"/>
          </w:rPr>
          <w:delText>Emma</w:delText>
        </w:r>
      </w:del>
      <w:ins w:id="181" w:author="Abraham Raju" w:date="2026-03-13T14:47:00Z" w16du:dateUtc="2026-03-13T13:47:00Z">
        <w:r w:rsidR="00BD2F08">
          <w:rPr>
            <w:rFonts w:ascii="Times New Roman" w:hAnsi="Times New Roman" w:cs="Times New Roman"/>
            <w:bCs/>
            <w:sz w:val="20"/>
            <w:szCs w:val="20"/>
          </w:rPr>
          <w:t>David</w:t>
        </w:r>
      </w:ins>
      <w:r w:rsidR="00F6637C" w:rsidRPr="006316F8">
        <w:rPr>
          <w:rFonts w:ascii="Times New Roman" w:hAnsi="Times New Roman" w:cs="Times New Roman"/>
          <w:bCs/>
          <w:sz w:val="20"/>
          <w:szCs w:val="20"/>
        </w:rPr>
        <w:t xml:space="preserve"> </w:t>
      </w:r>
      <w:r w:rsidR="007A6F01" w:rsidRPr="006316F8">
        <w:rPr>
          <w:rFonts w:ascii="Times New Roman" w:hAnsi="Times New Roman" w:cs="Times New Roman"/>
          <w:bCs/>
          <w:sz w:val="20"/>
          <w:szCs w:val="20"/>
        </w:rPr>
        <w:t xml:space="preserve">will be with her </w:t>
      </w:r>
      <w:r w:rsidR="00545B95" w:rsidRPr="006316F8">
        <w:rPr>
          <w:rFonts w:ascii="Times New Roman" w:hAnsi="Times New Roman" w:cs="Times New Roman"/>
          <w:b/>
          <w:sz w:val="20"/>
          <w:szCs w:val="20"/>
        </w:rPr>
        <w:t xml:space="preserve">life </w:t>
      </w:r>
      <w:r w:rsidR="00545B95" w:rsidRPr="006316F8">
        <w:rPr>
          <w:rFonts w:ascii="Times New Roman" w:hAnsi="Times New Roman" w:cs="Times New Roman"/>
          <w:bCs/>
          <w:sz w:val="20"/>
          <w:szCs w:val="20"/>
        </w:rPr>
        <w:t>overall</w:t>
      </w:r>
      <w:r w:rsidR="00471F5E" w:rsidRPr="006316F8">
        <w:rPr>
          <w:rFonts w:ascii="Times New Roman" w:hAnsi="Times New Roman" w:cs="Times New Roman"/>
          <w:bCs/>
          <w:sz w:val="20"/>
          <w:szCs w:val="20"/>
        </w:rPr>
        <w:t>?</w:t>
      </w:r>
      <w:r w:rsidR="007A6F01" w:rsidRPr="006316F8">
        <w:rPr>
          <w:rFonts w:ascii="Times New Roman" w:hAnsi="Times New Roman" w:cs="Times New Roman"/>
          <w:bCs/>
          <w:sz w:val="20"/>
          <w:szCs w:val="20"/>
        </w:rPr>
        <w:t xml:space="preserve"> </w:t>
      </w:r>
    </w:p>
    <w:p w14:paraId="7F914001" w14:textId="77EC3C2C" w:rsidR="00DF5E81" w:rsidRPr="006316F8" w:rsidRDefault="00545B95" w:rsidP="00C354CD">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Scale: 0 to 10 (0 = Completely dissatisfied, 10 = Completely satisfied)</w:t>
      </w:r>
    </w:p>
    <w:p w14:paraId="6093FCDA" w14:textId="0F11D2EA" w:rsidR="00EB2D3E" w:rsidRPr="006316F8" w:rsidRDefault="00EB2D3E" w:rsidP="00943FAC">
      <w:pPr>
        <w:jc w:val="both"/>
        <w:rPr>
          <w:rFonts w:ascii="Times New Roman" w:hAnsi="Times New Roman" w:cs="Times New Roman"/>
          <w:sz w:val="20"/>
          <w:szCs w:val="20"/>
        </w:rPr>
      </w:pPr>
    </w:p>
    <w:p w14:paraId="6488C5B9" w14:textId="4785517D" w:rsidR="00947CF4" w:rsidRPr="006316F8" w:rsidRDefault="00947CF4" w:rsidP="00947CF4">
      <w:pPr>
        <w:jc w:val="both"/>
        <w:rPr>
          <w:rFonts w:ascii="Times New Roman" w:hAnsi="Times New Roman" w:cs="Times New Roman"/>
          <w:sz w:val="20"/>
          <w:szCs w:val="20"/>
        </w:rPr>
      </w:pPr>
      <w:r w:rsidRPr="006316F8">
        <w:rPr>
          <w:rFonts w:ascii="Times New Roman" w:hAnsi="Times New Roman" w:cs="Times New Roman"/>
          <w:sz w:val="20"/>
          <w:szCs w:val="20"/>
        </w:rPr>
        <w:t>--- new page ---</w:t>
      </w:r>
    </w:p>
    <w:p w14:paraId="6DB39E0B" w14:textId="4BDCD8CE" w:rsidR="00CE5028" w:rsidRPr="006316F8" w:rsidRDefault="00CE5028" w:rsidP="00CE5028">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Now consider </w:t>
      </w:r>
      <w:del w:id="182" w:author="Abraham Raju" w:date="2026-03-13T14:48:00Z" w16du:dateUtc="2026-03-13T13:48:00Z">
        <w:r w:rsidRPr="006316F8" w:rsidDel="00BD2F08">
          <w:rPr>
            <w:rFonts w:ascii="Times New Roman" w:hAnsi="Times New Roman" w:cs="Times New Roman"/>
            <w:b/>
            <w:sz w:val="20"/>
            <w:szCs w:val="20"/>
          </w:rPr>
          <w:delText>Sofia</w:delText>
        </w:r>
      </w:del>
      <w:ins w:id="183" w:author="Abraham Raju" w:date="2026-03-13T14:48:00Z" w16du:dateUtc="2026-03-13T13:48:00Z">
        <w:r w:rsidR="00BD2F08">
          <w:rPr>
            <w:rFonts w:ascii="Times New Roman" w:hAnsi="Times New Roman" w:cs="Times New Roman"/>
            <w:b/>
            <w:sz w:val="20"/>
            <w:szCs w:val="20"/>
          </w:rPr>
          <w:t>Nicolas</w:t>
        </w:r>
      </w:ins>
      <w:r w:rsidRPr="006316F8">
        <w:rPr>
          <w:rFonts w:ascii="Times New Roman" w:hAnsi="Times New Roman" w:cs="Times New Roman"/>
          <w:bCs/>
          <w:sz w:val="20"/>
          <w:szCs w:val="20"/>
        </w:rPr>
        <w:t xml:space="preserve">, who attends </w:t>
      </w:r>
      <w:r w:rsidRPr="006316F8">
        <w:rPr>
          <w:rFonts w:ascii="Times New Roman" w:hAnsi="Times New Roman" w:cs="Times New Roman"/>
          <w:b/>
          <w:sz w:val="20"/>
          <w:szCs w:val="20"/>
        </w:rPr>
        <w:t>Gymnasium</w:t>
      </w:r>
      <w:r w:rsidRPr="006316F8">
        <w:rPr>
          <w:rFonts w:ascii="Times New Roman" w:hAnsi="Times New Roman" w:cs="Times New Roman"/>
          <w:bCs/>
          <w:sz w:val="20"/>
          <w:szCs w:val="20"/>
        </w:rPr>
        <w:t xml:space="preserve">. </w:t>
      </w:r>
    </w:p>
    <w:p w14:paraId="19685E10" w14:textId="7276473A" w:rsidR="00EA7FBD" w:rsidRPr="006316F8" w:rsidRDefault="00EA7FBD" w:rsidP="00EA7FBD">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What do you think is the probability that </w:t>
      </w:r>
      <w:del w:id="184" w:author="Abraham Raju" w:date="2026-03-13T14:48:00Z" w16du:dateUtc="2026-03-13T13:48:00Z">
        <w:r w:rsidRPr="006316F8" w:rsidDel="00BD2F08">
          <w:rPr>
            <w:rFonts w:ascii="Times New Roman" w:hAnsi="Times New Roman" w:cs="Times New Roman"/>
            <w:bCs/>
            <w:sz w:val="20"/>
            <w:szCs w:val="20"/>
          </w:rPr>
          <w:delText>Sofia</w:delText>
        </w:r>
      </w:del>
      <w:ins w:id="185" w:author="Abraham Raju" w:date="2026-03-13T14:48:00Z" w16du:dateUtc="2026-03-13T13:48:00Z">
        <w:r w:rsidR="00BD2F08">
          <w:rPr>
            <w:rFonts w:ascii="Times New Roman" w:hAnsi="Times New Roman" w:cs="Times New Roman"/>
            <w:bCs/>
            <w:sz w:val="20"/>
            <w:szCs w:val="20"/>
          </w:rPr>
          <w:t>Nicolas</w:t>
        </w:r>
      </w:ins>
      <w:r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 xml:space="preserve">completes tertiary education </w:t>
      </w:r>
      <w:r w:rsidRPr="006316F8">
        <w:rPr>
          <w:rFonts w:ascii="Times New Roman" w:hAnsi="Times New Roman" w:cs="Times New Roman"/>
          <w:bCs/>
          <w:sz w:val="20"/>
          <w:szCs w:val="20"/>
        </w:rPr>
        <w:t xml:space="preserve">by age 30? </w:t>
      </w:r>
      <w:r w:rsidRPr="006316F8">
        <w:rPr>
          <w:rFonts w:ascii="Times New Roman" w:hAnsi="Times New Roman" w:cs="Times New Roman"/>
          <w:bCs/>
          <w:i/>
          <w:iCs/>
          <w:sz w:val="20"/>
          <w:szCs w:val="20"/>
        </w:rPr>
        <w:t>Tertiary education means education after upper secondary school, such as a university or a university of applied sciences.</w:t>
      </w:r>
    </w:p>
    <w:p w14:paraId="373A0601" w14:textId="77777777" w:rsidR="00CE5028" w:rsidRPr="006316F8" w:rsidRDefault="00CE5028" w:rsidP="00CE5028">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Dropdown: 0%, 5%, 10%, … 100%</w:t>
      </w:r>
    </w:p>
    <w:p w14:paraId="48053386" w14:textId="3E976798" w:rsidR="00CE5028" w:rsidRPr="006316F8" w:rsidRDefault="00CE5028" w:rsidP="00CE5028">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xml:space="preserve">, if </w:t>
      </w:r>
      <w:del w:id="186" w:author="Abraham Raju" w:date="2026-03-13T14:48:00Z" w16du:dateUtc="2026-03-13T13:48:00Z">
        <w:r w:rsidRPr="006316F8" w:rsidDel="00BD2F08">
          <w:rPr>
            <w:rFonts w:ascii="Times New Roman" w:hAnsi="Times New Roman" w:cs="Times New Roman"/>
            <w:bCs/>
            <w:sz w:val="20"/>
            <w:szCs w:val="20"/>
          </w:rPr>
          <w:delText>Sofia</w:delText>
        </w:r>
      </w:del>
      <w:ins w:id="187" w:author="Abraham Raju" w:date="2026-03-13T14:48:00Z" w16du:dateUtc="2026-03-13T13:48:00Z">
        <w:r w:rsidR="00BD2F08">
          <w:rPr>
            <w:rFonts w:ascii="Times New Roman" w:hAnsi="Times New Roman" w:cs="Times New Roman"/>
            <w:bCs/>
            <w:sz w:val="20"/>
            <w:szCs w:val="20"/>
          </w:rPr>
          <w:t>Nicolas</w:t>
        </w:r>
      </w:ins>
      <w:r w:rsidRPr="006316F8">
        <w:rPr>
          <w:rFonts w:ascii="Times New Roman" w:hAnsi="Times New Roman" w:cs="Times New Roman"/>
          <w:b/>
          <w:sz w:val="20"/>
          <w:szCs w:val="20"/>
        </w:rPr>
        <w:t xml:space="preserve"> 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you think her </w:t>
      </w:r>
      <w:r w:rsidRPr="006316F8">
        <w:rPr>
          <w:rFonts w:ascii="Times New Roman" w:hAnsi="Times New Roman" w:cs="Times New Roman"/>
          <w:b/>
          <w:sz w:val="20"/>
          <w:szCs w:val="20"/>
        </w:rPr>
        <w:t xml:space="preserve">gross monthly earnings will be </w:t>
      </w:r>
      <w:r w:rsidRPr="006316F8">
        <w:rPr>
          <w:rFonts w:ascii="Times New Roman" w:hAnsi="Times New Roman" w:cs="Times New Roman"/>
          <w:bCs/>
          <w:sz w:val="20"/>
          <w:szCs w:val="20"/>
        </w:rPr>
        <w:t xml:space="preserve">(before taxes)? </w:t>
      </w:r>
      <w:r w:rsidRPr="006316F8">
        <w:rPr>
          <w:rFonts w:ascii="Times New Roman" w:hAnsi="Times New Roman" w:cs="Times New Roman"/>
          <w:bCs/>
          <w:i/>
          <w:iCs/>
          <w:sz w:val="20"/>
          <w:szCs w:val="20"/>
        </w:rPr>
        <w:t>Please ignore inflation and report amounts in today’s CHF.</w:t>
      </w:r>
    </w:p>
    <w:p w14:paraId="0A966962" w14:textId="77777777" w:rsidR="00CE5028" w:rsidRPr="006316F8" w:rsidRDefault="00CE5028" w:rsidP="00CE5028">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3’000 or less; 3’500; 4’000; … 20’000 or more </w:t>
      </w:r>
    </w:p>
    <w:p w14:paraId="475595F0" w14:textId="516DFEDF" w:rsidR="00CE5028" w:rsidRPr="006316F8" w:rsidRDefault="00CE5028" w:rsidP="00CE5028">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50</w:t>
      </w:r>
      <w:r w:rsidRPr="006316F8">
        <w:rPr>
          <w:rFonts w:ascii="Times New Roman" w:hAnsi="Times New Roman" w:cs="Times New Roman"/>
          <w:bCs/>
          <w:sz w:val="20"/>
          <w:szCs w:val="20"/>
        </w:rPr>
        <w:t xml:space="preserve">, if </w:t>
      </w:r>
      <w:del w:id="188" w:author="Abraham Raju" w:date="2026-03-13T14:48:00Z" w16du:dateUtc="2026-03-13T13:48:00Z">
        <w:r w:rsidRPr="006316F8" w:rsidDel="00BD2F08">
          <w:rPr>
            <w:rFonts w:ascii="Times New Roman" w:hAnsi="Times New Roman" w:cs="Times New Roman"/>
            <w:bCs/>
            <w:sz w:val="20"/>
            <w:szCs w:val="20"/>
          </w:rPr>
          <w:delText>Sofia</w:delText>
        </w:r>
      </w:del>
      <w:ins w:id="189" w:author="Abraham Raju" w:date="2026-03-13T14:48:00Z" w16du:dateUtc="2026-03-13T13:48:00Z">
        <w:r w:rsidR="00BD2F08">
          <w:rPr>
            <w:rFonts w:ascii="Times New Roman" w:hAnsi="Times New Roman" w:cs="Times New Roman"/>
            <w:bCs/>
            <w:sz w:val="20"/>
            <w:szCs w:val="20"/>
          </w:rPr>
          <w:t>Nicolas</w:t>
        </w:r>
      </w:ins>
      <w:r w:rsidRPr="006316F8">
        <w:rPr>
          <w:rFonts w:ascii="Times New Roman" w:hAnsi="Times New Roman" w:cs="Times New Roman"/>
          <w:b/>
          <w:sz w:val="20"/>
          <w:szCs w:val="20"/>
        </w:rPr>
        <w:t xml:space="preserve"> 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you think her </w:t>
      </w:r>
      <w:r w:rsidRPr="006316F8">
        <w:rPr>
          <w:rFonts w:ascii="Times New Roman" w:hAnsi="Times New Roman" w:cs="Times New Roman"/>
          <w:b/>
          <w:sz w:val="20"/>
          <w:szCs w:val="20"/>
        </w:rPr>
        <w:t xml:space="preserve">gross monthly earnings will be </w:t>
      </w:r>
      <w:r w:rsidRPr="006316F8">
        <w:rPr>
          <w:rFonts w:ascii="Times New Roman" w:hAnsi="Times New Roman" w:cs="Times New Roman"/>
          <w:bCs/>
          <w:sz w:val="20"/>
          <w:szCs w:val="20"/>
        </w:rPr>
        <w:t xml:space="preserve">(before taxes)? </w:t>
      </w:r>
      <w:r w:rsidRPr="006316F8">
        <w:rPr>
          <w:rFonts w:ascii="Times New Roman" w:hAnsi="Times New Roman" w:cs="Times New Roman"/>
          <w:bCs/>
          <w:i/>
          <w:iCs/>
          <w:sz w:val="20"/>
          <w:szCs w:val="20"/>
        </w:rPr>
        <w:t>Please ignore inflation and report amounts in today’s CHF.</w:t>
      </w:r>
    </w:p>
    <w:p w14:paraId="39660103" w14:textId="77777777" w:rsidR="00CE5028" w:rsidRPr="006316F8" w:rsidRDefault="00CE5028" w:rsidP="00CE5028">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3’000 or less; 3’500; 4’000; … 20’000 or more </w:t>
      </w:r>
    </w:p>
    <w:p w14:paraId="42EF7870" w14:textId="03D783E3" w:rsidR="00CA1C56" w:rsidRPr="006316F8" w:rsidRDefault="00CE5028" w:rsidP="00CE5028">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xml:space="preserve">, how </w:t>
      </w:r>
      <w:r w:rsidRPr="006316F8">
        <w:rPr>
          <w:rFonts w:ascii="Times New Roman" w:hAnsi="Times New Roman" w:cs="Times New Roman"/>
          <w:b/>
          <w:sz w:val="20"/>
          <w:szCs w:val="20"/>
        </w:rPr>
        <w:t>satisfied</w:t>
      </w:r>
      <w:r w:rsidRPr="006316F8">
        <w:rPr>
          <w:rFonts w:ascii="Times New Roman" w:hAnsi="Times New Roman" w:cs="Times New Roman"/>
          <w:bCs/>
          <w:sz w:val="20"/>
          <w:szCs w:val="20"/>
        </w:rPr>
        <w:t xml:space="preserve"> do you think </w:t>
      </w:r>
      <w:del w:id="190" w:author="Abraham Raju" w:date="2026-03-13T14:48:00Z" w16du:dateUtc="2026-03-13T13:48:00Z">
        <w:r w:rsidRPr="006316F8" w:rsidDel="00BD2F08">
          <w:rPr>
            <w:rFonts w:ascii="Times New Roman" w:hAnsi="Times New Roman" w:cs="Times New Roman"/>
            <w:bCs/>
            <w:sz w:val="20"/>
            <w:szCs w:val="20"/>
          </w:rPr>
          <w:delText>Sofia</w:delText>
        </w:r>
      </w:del>
      <w:ins w:id="191" w:author="Abraham Raju" w:date="2026-03-13T14:48:00Z" w16du:dateUtc="2026-03-13T13:48:00Z">
        <w:r w:rsidR="00BD2F08">
          <w:rPr>
            <w:rFonts w:ascii="Times New Roman" w:hAnsi="Times New Roman" w:cs="Times New Roman"/>
            <w:bCs/>
            <w:sz w:val="20"/>
            <w:szCs w:val="20"/>
          </w:rPr>
          <w:t>Nicolas</w:t>
        </w:r>
      </w:ins>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will be with her </w:t>
      </w:r>
      <w:r w:rsidRPr="006316F8">
        <w:rPr>
          <w:rFonts w:ascii="Times New Roman" w:hAnsi="Times New Roman" w:cs="Times New Roman"/>
          <w:b/>
          <w:sz w:val="20"/>
          <w:szCs w:val="20"/>
        </w:rPr>
        <w:t xml:space="preserve">life </w:t>
      </w:r>
      <w:r w:rsidRPr="006316F8">
        <w:rPr>
          <w:rFonts w:ascii="Times New Roman" w:hAnsi="Times New Roman" w:cs="Times New Roman"/>
          <w:bCs/>
          <w:sz w:val="20"/>
          <w:szCs w:val="20"/>
        </w:rPr>
        <w:t xml:space="preserve">overall? </w:t>
      </w:r>
    </w:p>
    <w:p w14:paraId="1941AE5A" w14:textId="4CBB27B7" w:rsidR="00CE5028" w:rsidRPr="006316F8" w:rsidRDefault="00CE5028" w:rsidP="00CE5028">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Scale: 0 to 10 (0 = Completely dissatisfied, 10 = Completely satisfied)</w:t>
      </w:r>
    </w:p>
    <w:p w14:paraId="7B60B178" w14:textId="77777777" w:rsidR="00EB2D3E" w:rsidRPr="006316F8" w:rsidRDefault="00EB2D3E" w:rsidP="00C354CD">
      <w:pPr>
        <w:jc w:val="both"/>
        <w:rPr>
          <w:rFonts w:ascii="Times New Roman" w:hAnsi="Times New Roman" w:cs="Times New Roman"/>
          <w:sz w:val="20"/>
          <w:szCs w:val="20"/>
        </w:rPr>
      </w:pPr>
    </w:p>
    <w:p w14:paraId="72F3C0FC" w14:textId="04A2FA15" w:rsidR="00C354CD" w:rsidRPr="006316F8" w:rsidRDefault="00C354CD" w:rsidP="00C354CD">
      <w:pPr>
        <w:jc w:val="both"/>
        <w:rPr>
          <w:rFonts w:ascii="Times New Roman" w:hAnsi="Times New Roman" w:cs="Times New Roman"/>
          <w:sz w:val="20"/>
          <w:szCs w:val="20"/>
        </w:rPr>
      </w:pPr>
      <w:r w:rsidRPr="006316F8">
        <w:rPr>
          <w:rFonts w:ascii="Times New Roman" w:hAnsi="Times New Roman" w:cs="Times New Roman"/>
          <w:sz w:val="20"/>
          <w:szCs w:val="20"/>
        </w:rPr>
        <w:t>--- new page ---</w:t>
      </w:r>
    </w:p>
    <w:p w14:paraId="74FEA340" w14:textId="7DEB4AE4" w:rsidR="00E94199" w:rsidRPr="006316F8" w:rsidRDefault="00E94199" w:rsidP="00664B12">
      <w:pPr>
        <w:jc w:val="both"/>
        <w:rPr>
          <w:rFonts w:ascii="Times New Roman" w:hAnsi="Times New Roman" w:cs="Times New Roman"/>
          <w:sz w:val="20"/>
          <w:szCs w:val="20"/>
        </w:rPr>
      </w:pPr>
      <w:r w:rsidRPr="006316F8">
        <w:rPr>
          <w:rFonts w:ascii="Times New Roman" w:hAnsi="Times New Roman" w:cs="Times New Roman"/>
          <w:sz w:val="20"/>
          <w:szCs w:val="20"/>
        </w:rPr>
        <w:t xml:space="preserve">How </w:t>
      </w:r>
      <w:r w:rsidRPr="006316F8">
        <w:rPr>
          <w:rFonts w:ascii="Times New Roman" w:hAnsi="Times New Roman" w:cs="Times New Roman"/>
          <w:b/>
          <w:bCs/>
          <w:sz w:val="20"/>
          <w:szCs w:val="20"/>
        </w:rPr>
        <w:t>confident</w:t>
      </w:r>
      <w:r w:rsidRPr="006316F8">
        <w:rPr>
          <w:rFonts w:ascii="Times New Roman" w:hAnsi="Times New Roman" w:cs="Times New Roman"/>
          <w:sz w:val="20"/>
          <w:szCs w:val="20"/>
        </w:rPr>
        <w:t xml:space="preserve"> are </w:t>
      </w:r>
      <w:r w:rsidR="00C04DF6" w:rsidRPr="006316F8">
        <w:rPr>
          <w:rFonts w:ascii="Times New Roman" w:hAnsi="Times New Roman" w:cs="Times New Roman"/>
          <w:sz w:val="20"/>
          <w:szCs w:val="20"/>
        </w:rPr>
        <w:t xml:space="preserve">you </w:t>
      </w:r>
      <w:r w:rsidR="00776399" w:rsidRPr="006316F8">
        <w:rPr>
          <w:rFonts w:ascii="Times New Roman" w:hAnsi="Times New Roman" w:cs="Times New Roman"/>
          <w:sz w:val="20"/>
          <w:szCs w:val="20"/>
        </w:rPr>
        <w:t>in</w:t>
      </w:r>
      <w:r w:rsidR="00704605" w:rsidRPr="006316F8">
        <w:rPr>
          <w:rFonts w:ascii="Times New Roman" w:hAnsi="Times New Roman" w:cs="Times New Roman"/>
          <w:sz w:val="20"/>
          <w:szCs w:val="20"/>
        </w:rPr>
        <w:t xml:space="preserve"> your answers </w:t>
      </w:r>
      <w:r w:rsidR="00C354CD" w:rsidRPr="006316F8">
        <w:rPr>
          <w:rFonts w:ascii="Times New Roman" w:hAnsi="Times New Roman" w:cs="Times New Roman"/>
          <w:sz w:val="20"/>
          <w:szCs w:val="20"/>
        </w:rPr>
        <w:t xml:space="preserve">to the previous questions about </w:t>
      </w:r>
      <w:del w:id="192" w:author="Abraham Raju" w:date="2026-03-13T14:47:00Z" w16du:dateUtc="2026-03-13T13:47:00Z">
        <w:r w:rsidR="006F7E86" w:rsidRPr="006316F8" w:rsidDel="00BD2F08">
          <w:rPr>
            <w:rFonts w:ascii="Times New Roman" w:hAnsi="Times New Roman" w:cs="Times New Roman"/>
            <w:sz w:val="20"/>
            <w:szCs w:val="20"/>
          </w:rPr>
          <w:delText>Emma</w:delText>
        </w:r>
      </w:del>
      <w:ins w:id="193" w:author="Abraham Raju" w:date="2026-03-13T14:47:00Z" w16du:dateUtc="2026-03-13T13:47:00Z">
        <w:r w:rsidR="00BD2F08">
          <w:rPr>
            <w:rFonts w:ascii="Times New Roman" w:hAnsi="Times New Roman" w:cs="Times New Roman"/>
            <w:sz w:val="20"/>
            <w:szCs w:val="20"/>
          </w:rPr>
          <w:t>David</w:t>
        </w:r>
      </w:ins>
      <w:r w:rsidR="00C354CD" w:rsidRPr="006316F8">
        <w:rPr>
          <w:rFonts w:ascii="Times New Roman" w:hAnsi="Times New Roman" w:cs="Times New Roman"/>
          <w:sz w:val="20"/>
          <w:szCs w:val="20"/>
        </w:rPr>
        <w:t xml:space="preserve"> and </w:t>
      </w:r>
      <w:del w:id="194" w:author="Abraham Raju" w:date="2026-03-13T14:48:00Z" w16du:dateUtc="2026-03-13T13:48:00Z">
        <w:r w:rsidR="00C354CD" w:rsidRPr="006316F8" w:rsidDel="00BD2F08">
          <w:rPr>
            <w:rFonts w:ascii="Times New Roman" w:hAnsi="Times New Roman" w:cs="Times New Roman"/>
            <w:sz w:val="20"/>
            <w:szCs w:val="20"/>
          </w:rPr>
          <w:delText>Sofia</w:delText>
        </w:r>
      </w:del>
      <w:ins w:id="195" w:author="Abraham Raju" w:date="2026-03-13T14:48:00Z" w16du:dateUtc="2026-03-13T13:48:00Z">
        <w:r w:rsidR="00BD2F08">
          <w:rPr>
            <w:rFonts w:ascii="Times New Roman" w:hAnsi="Times New Roman" w:cs="Times New Roman"/>
            <w:sz w:val="20"/>
            <w:szCs w:val="20"/>
          </w:rPr>
          <w:t>Nicolas</w:t>
        </w:r>
      </w:ins>
      <w:r w:rsidRPr="006316F8">
        <w:rPr>
          <w:rFonts w:ascii="Times New Roman" w:hAnsi="Times New Roman" w:cs="Times New Roman"/>
          <w:sz w:val="20"/>
          <w:szCs w:val="20"/>
        </w:rPr>
        <w:t>?</w:t>
      </w:r>
    </w:p>
    <w:p w14:paraId="0D552110" w14:textId="58E7297F" w:rsidR="00336A38" w:rsidRPr="006316F8" w:rsidRDefault="00336A38" w:rsidP="006C5F28">
      <w:pPr>
        <w:pStyle w:val="ListParagraph"/>
        <w:numPr>
          <w:ilvl w:val="0"/>
          <w:numId w:val="3"/>
        </w:numPr>
        <w:jc w:val="both"/>
        <w:rPr>
          <w:rFonts w:ascii="Times New Roman" w:hAnsi="Times New Roman" w:cs="Times New Roman"/>
          <w:bCs/>
          <w:sz w:val="20"/>
          <w:szCs w:val="20"/>
        </w:rPr>
      </w:pPr>
      <w:r w:rsidRPr="006316F8">
        <w:rPr>
          <w:rFonts w:ascii="Times New Roman" w:hAnsi="Times New Roman" w:cs="Times New Roman"/>
          <w:bCs/>
          <w:sz w:val="20"/>
          <w:szCs w:val="20"/>
        </w:rPr>
        <w:lastRenderedPageBreak/>
        <w:t>Not at all confident</w:t>
      </w:r>
    </w:p>
    <w:p w14:paraId="15E20B47" w14:textId="10AC211E" w:rsidR="00336A38" w:rsidRPr="006316F8" w:rsidRDefault="00652ACD" w:rsidP="006C5F28">
      <w:pPr>
        <w:pStyle w:val="ListParagraph"/>
        <w:numPr>
          <w:ilvl w:val="0"/>
          <w:numId w:val="3"/>
        </w:numPr>
        <w:jc w:val="both"/>
        <w:rPr>
          <w:rFonts w:ascii="Times New Roman" w:hAnsi="Times New Roman" w:cs="Times New Roman"/>
          <w:bCs/>
          <w:sz w:val="20"/>
          <w:szCs w:val="20"/>
        </w:rPr>
      </w:pPr>
      <w:r>
        <w:rPr>
          <w:rFonts w:ascii="Times New Roman" w:hAnsi="Times New Roman" w:cs="Times New Roman"/>
          <w:bCs/>
          <w:sz w:val="20"/>
          <w:szCs w:val="20"/>
        </w:rPr>
        <w:t>A little</w:t>
      </w:r>
      <w:r w:rsidRPr="006316F8">
        <w:rPr>
          <w:rFonts w:ascii="Times New Roman" w:hAnsi="Times New Roman" w:cs="Times New Roman"/>
          <w:bCs/>
          <w:sz w:val="20"/>
          <w:szCs w:val="20"/>
        </w:rPr>
        <w:t xml:space="preserve"> </w:t>
      </w:r>
      <w:r w:rsidR="00336A38" w:rsidRPr="006316F8">
        <w:rPr>
          <w:rFonts w:ascii="Times New Roman" w:hAnsi="Times New Roman" w:cs="Times New Roman"/>
          <w:bCs/>
          <w:sz w:val="20"/>
          <w:szCs w:val="20"/>
        </w:rPr>
        <w:t>confident</w:t>
      </w:r>
    </w:p>
    <w:p w14:paraId="1BD75991" w14:textId="367F3239" w:rsidR="00336A38" w:rsidRPr="006316F8" w:rsidRDefault="00652ACD" w:rsidP="006C5F28">
      <w:pPr>
        <w:pStyle w:val="ListParagraph"/>
        <w:numPr>
          <w:ilvl w:val="0"/>
          <w:numId w:val="3"/>
        </w:numPr>
        <w:jc w:val="both"/>
        <w:rPr>
          <w:rFonts w:ascii="Times New Roman" w:hAnsi="Times New Roman" w:cs="Times New Roman"/>
          <w:bCs/>
          <w:sz w:val="20"/>
          <w:szCs w:val="20"/>
        </w:rPr>
      </w:pPr>
      <w:r>
        <w:rPr>
          <w:rFonts w:ascii="Times New Roman" w:hAnsi="Times New Roman" w:cs="Times New Roman"/>
          <w:bCs/>
          <w:sz w:val="20"/>
          <w:szCs w:val="20"/>
        </w:rPr>
        <w:t xml:space="preserve">Somewhat </w:t>
      </w:r>
      <w:r w:rsidR="00336A38" w:rsidRPr="006316F8">
        <w:rPr>
          <w:rFonts w:ascii="Times New Roman" w:hAnsi="Times New Roman" w:cs="Times New Roman"/>
          <w:bCs/>
          <w:sz w:val="20"/>
          <w:szCs w:val="20"/>
        </w:rPr>
        <w:t>confident</w:t>
      </w:r>
    </w:p>
    <w:p w14:paraId="2463E304" w14:textId="62199418" w:rsidR="00652ACD" w:rsidRPr="006316F8" w:rsidRDefault="00652ACD" w:rsidP="00652ACD">
      <w:pPr>
        <w:pStyle w:val="ListParagraph"/>
        <w:numPr>
          <w:ilvl w:val="0"/>
          <w:numId w:val="3"/>
        </w:numPr>
        <w:jc w:val="both"/>
        <w:rPr>
          <w:rFonts w:ascii="Times New Roman" w:hAnsi="Times New Roman" w:cs="Times New Roman"/>
          <w:bCs/>
          <w:sz w:val="20"/>
          <w:szCs w:val="20"/>
        </w:rPr>
      </w:pPr>
      <w:r>
        <w:rPr>
          <w:rFonts w:ascii="Times New Roman" w:hAnsi="Times New Roman" w:cs="Times New Roman"/>
          <w:bCs/>
          <w:sz w:val="20"/>
          <w:szCs w:val="20"/>
        </w:rPr>
        <w:t xml:space="preserve">Quite </w:t>
      </w:r>
      <w:r w:rsidRPr="006316F8">
        <w:rPr>
          <w:rFonts w:ascii="Times New Roman" w:hAnsi="Times New Roman" w:cs="Times New Roman"/>
          <w:bCs/>
          <w:sz w:val="20"/>
          <w:szCs w:val="20"/>
        </w:rPr>
        <w:t>confident</w:t>
      </w:r>
    </w:p>
    <w:p w14:paraId="2F93E10D" w14:textId="7E1D0017" w:rsidR="00336A38" w:rsidRPr="006316F8" w:rsidRDefault="00336A38" w:rsidP="006C5F28">
      <w:pPr>
        <w:pStyle w:val="ListParagraph"/>
        <w:numPr>
          <w:ilvl w:val="0"/>
          <w:numId w:val="3"/>
        </w:numPr>
        <w:jc w:val="both"/>
        <w:rPr>
          <w:rFonts w:ascii="Times New Roman" w:hAnsi="Times New Roman" w:cs="Times New Roman"/>
          <w:bCs/>
          <w:sz w:val="20"/>
          <w:szCs w:val="20"/>
        </w:rPr>
      </w:pPr>
      <w:r w:rsidRPr="006316F8">
        <w:rPr>
          <w:rFonts w:ascii="Times New Roman" w:hAnsi="Times New Roman" w:cs="Times New Roman"/>
          <w:bCs/>
          <w:sz w:val="20"/>
          <w:szCs w:val="20"/>
        </w:rPr>
        <w:t>Very confident</w:t>
      </w:r>
    </w:p>
    <w:p w14:paraId="1392FA95" w14:textId="77777777" w:rsidR="00336A38" w:rsidRDefault="00336A38" w:rsidP="00336A38">
      <w:pPr>
        <w:jc w:val="both"/>
        <w:rPr>
          <w:rFonts w:ascii="Times New Roman" w:hAnsi="Times New Roman" w:cs="Times New Roman"/>
          <w:sz w:val="20"/>
          <w:szCs w:val="20"/>
        </w:rPr>
      </w:pPr>
    </w:p>
    <w:p w14:paraId="2BDB4174" w14:textId="26FF364B" w:rsidR="008D02E4" w:rsidRPr="006316F8" w:rsidRDefault="0091726C" w:rsidP="00664B12">
      <w:pPr>
        <w:jc w:val="both"/>
        <w:rPr>
          <w:rFonts w:ascii="Times New Roman" w:hAnsi="Times New Roman" w:cs="Times New Roman"/>
          <w:bCs/>
          <w:sz w:val="20"/>
          <w:szCs w:val="20"/>
        </w:rPr>
      </w:pPr>
      <w:r w:rsidRPr="006316F8">
        <w:rPr>
          <w:rFonts w:ascii="Times New Roman" w:hAnsi="Times New Roman" w:cs="Times New Roman"/>
          <w:sz w:val="20"/>
          <w:szCs w:val="20"/>
        </w:rPr>
        <w:t xml:space="preserve">--- new page --- </w:t>
      </w:r>
    </w:p>
    <w:p w14:paraId="690666DF" w14:textId="5F32F37D" w:rsidR="00C00FF1" w:rsidRPr="006316F8" w:rsidRDefault="007A0347" w:rsidP="00664B12">
      <w:pPr>
        <w:jc w:val="both"/>
        <w:rPr>
          <w:rFonts w:ascii="Times New Roman" w:hAnsi="Times New Roman" w:cs="Times New Roman"/>
          <w:b/>
          <w:bCs/>
          <w:sz w:val="20"/>
          <w:szCs w:val="20"/>
        </w:rPr>
      </w:pPr>
      <w:del w:id="196" w:author="Anne Ardila Brenoe" w:date="2026-03-11T08:28:00Z" w16du:dateUtc="2026-03-11T07:28:00Z">
        <w:r w:rsidRPr="006316F8" w:rsidDel="00FE5CE8">
          <w:rPr>
            <w:rFonts w:ascii="Times New Roman" w:hAnsi="Times New Roman" w:cs="Times New Roman"/>
            <w:b/>
            <w:bCs/>
            <w:sz w:val="20"/>
            <w:szCs w:val="20"/>
            <w:highlight w:val="magenta"/>
          </w:rPr>
          <w:delText xml:space="preserve">[if version </w:delText>
        </w:r>
        <w:r w:rsidDel="00FE5CE8">
          <w:rPr>
            <w:rFonts w:ascii="Times New Roman" w:hAnsi="Times New Roman" w:cs="Times New Roman"/>
            <w:b/>
            <w:bCs/>
            <w:sz w:val="20"/>
            <w:szCs w:val="20"/>
            <w:highlight w:val="magenta"/>
          </w:rPr>
          <w:delText>A, shown first</w:delText>
        </w:r>
        <w:r w:rsidRPr="006316F8" w:rsidDel="00FE5CE8">
          <w:rPr>
            <w:rFonts w:ascii="Times New Roman" w:hAnsi="Times New Roman" w:cs="Times New Roman"/>
            <w:b/>
            <w:bCs/>
            <w:sz w:val="20"/>
            <w:szCs w:val="20"/>
            <w:highlight w:val="magenta"/>
          </w:rPr>
          <w:delText xml:space="preserve">] </w:delText>
        </w:r>
      </w:del>
      <w:r w:rsidR="00D069E2" w:rsidRPr="006316F8">
        <w:rPr>
          <w:rFonts w:ascii="Times New Roman" w:hAnsi="Times New Roman" w:cs="Times New Roman"/>
          <w:b/>
          <w:bCs/>
          <w:sz w:val="20"/>
          <w:szCs w:val="20"/>
          <w:highlight w:val="lightGray"/>
        </w:rPr>
        <w:t xml:space="preserve">Causal </w:t>
      </w:r>
      <w:r w:rsidR="00055AFC" w:rsidRPr="006316F8">
        <w:rPr>
          <w:rFonts w:ascii="Times New Roman" w:hAnsi="Times New Roman" w:cs="Times New Roman"/>
          <w:b/>
          <w:bCs/>
          <w:sz w:val="20"/>
          <w:szCs w:val="20"/>
          <w:highlight w:val="lightGray"/>
        </w:rPr>
        <w:t>Vignette</w:t>
      </w:r>
    </w:p>
    <w:p w14:paraId="5E759840" w14:textId="0FF42EFF" w:rsidR="005748DC" w:rsidDel="00D44A00" w:rsidRDefault="00A03EE7" w:rsidP="000417C7">
      <w:pPr>
        <w:jc w:val="both"/>
        <w:rPr>
          <w:del w:id="197" w:author="Anne Ardila Brenoe" w:date="2026-03-11T08:33:00Z" w16du:dateUtc="2026-03-11T07:33:00Z"/>
          <w:rFonts w:ascii="Times New Roman" w:hAnsi="Times New Roman" w:cs="Times New Roman"/>
          <w:sz w:val="20"/>
          <w:szCs w:val="20"/>
        </w:rPr>
      </w:pPr>
      <w:r w:rsidRPr="006316F8">
        <w:rPr>
          <w:rFonts w:ascii="Times New Roman" w:hAnsi="Times New Roman" w:cs="Times New Roman"/>
          <w:sz w:val="20"/>
          <w:szCs w:val="20"/>
          <w:highlight w:val="green"/>
        </w:rPr>
        <w:t>[</w:t>
      </w:r>
      <w:del w:id="198" w:author="Anne Ardila Brenoe" w:date="2026-03-11T08:36:00Z" w16du:dateUtc="2026-03-11T07:36:00Z">
        <w:r w:rsidRPr="006316F8" w:rsidDel="00C634C8">
          <w:rPr>
            <w:rFonts w:ascii="Times New Roman" w:hAnsi="Times New Roman" w:cs="Times New Roman"/>
            <w:sz w:val="20"/>
            <w:szCs w:val="20"/>
            <w:highlight w:val="green"/>
          </w:rPr>
          <w:delText>Randomize male or female name</w:delText>
        </w:r>
        <w:r w:rsidR="00055AFC" w:rsidRPr="006316F8" w:rsidDel="00C634C8">
          <w:rPr>
            <w:rFonts w:ascii="Times New Roman" w:hAnsi="Times New Roman" w:cs="Times New Roman"/>
            <w:sz w:val="20"/>
            <w:szCs w:val="20"/>
            <w:highlight w:val="green"/>
          </w:rPr>
          <w:delText xml:space="preserve">: </w:delText>
        </w:r>
      </w:del>
      <w:del w:id="199" w:author="Abraham Raju" w:date="2026-03-13T14:48:00Z" w16du:dateUtc="2026-03-13T13:48:00Z">
        <w:r w:rsidR="00980189" w:rsidRPr="006316F8" w:rsidDel="00BD2F08">
          <w:rPr>
            <w:rFonts w:ascii="Times New Roman" w:hAnsi="Times New Roman" w:cs="Times New Roman"/>
            <w:sz w:val="20"/>
            <w:szCs w:val="20"/>
            <w:highlight w:val="green"/>
          </w:rPr>
          <w:delText>Jonas</w:delText>
        </w:r>
        <w:r w:rsidR="00055AFC" w:rsidRPr="006316F8" w:rsidDel="00BD2F08">
          <w:rPr>
            <w:rFonts w:ascii="Times New Roman" w:hAnsi="Times New Roman" w:cs="Times New Roman"/>
            <w:sz w:val="20"/>
            <w:szCs w:val="20"/>
            <w:highlight w:val="green"/>
          </w:rPr>
          <w:delText xml:space="preserve"> vs </w:delText>
        </w:r>
        <w:r w:rsidR="00980189" w:rsidRPr="006316F8" w:rsidDel="00BD2F08">
          <w:rPr>
            <w:rFonts w:ascii="Times New Roman" w:hAnsi="Times New Roman" w:cs="Times New Roman"/>
            <w:sz w:val="20"/>
            <w:szCs w:val="20"/>
            <w:highlight w:val="green"/>
          </w:rPr>
          <w:delText>Julia</w:delText>
        </w:r>
        <w:r w:rsidR="00550FF5" w:rsidRPr="006316F8" w:rsidDel="00BD2F08">
          <w:rPr>
            <w:rFonts w:ascii="Times New Roman" w:hAnsi="Times New Roman" w:cs="Times New Roman"/>
            <w:sz w:val="20"/>
            <w:szCs w:val="20"/>
            <w:highlight w:val="green"/>
          </w:rPr>
          <w:delText xml:space="preserve">. </w:delText>
        </w:r>
      </w:del>
      <w:r w:rsidR="00550FF5" w:rsidRPr="006316F8">
        <w:rPr>
          <w:rFonts w:ascii="Times New Roman" w:hAnsi="Times New Roman" w:cs="Times New Roman"/>
          <w:sz w:val="20"/>
          <w:szCs w:val="20"/>
          <w:highlight w:val="green"/>
        </w:rPr>
        <w:t>Randomize whether scenario A is Sek or Gymi.</w:t>
      </w:r>
      <w:r w:rsidRPr="006316F8">
        <w:rPr>
          <w:rFonts w:ascii="Times New Roman" w:hAnsi="Times New Roman" w:cs="Times New Roman"/>
          <w:sz w:val="20"/>
          <w:szCs w:val="20"/>
          <w:highlight w:val="green"/>
        </w:rPr>
        <w:t>]</w:t>
      </w:r>
    </w:p>
    <w:p w14:paraId="5FACD851" w14:textId="1A966CE2" w:rsidR="005B2F5C" w:rsidRPr="00F474DA" w:rsidRDefault="005B2F5C">
      <w:pPr>
        <w:jc w:val="both"/>
        <w:rPr>
          <w:rFonts w:ascii="Times New Roman" w:hAnsi="Times New Roman" w:cs="Times New Roman"/>
          <w:sz w:val="20"/>
          <w:szCs w:val="20"/>
        </w:rPr>
        <w:pPrChange w:id="200" w:author="Anne Ardila Brenoe" w:date="2026-03-11T08:33:00Z" w16du:dateUtc="2026-03-11T07:33:00Z">
          <w:pPr>
            <w:ind w:left="720"/>
            <w:jc w:val="both"/>
          </w:pPr>
        </w:pPrChange>
      </w:pPr>
    </w:p>
    <w:p w14:paraId="4C769930" w14:textId="749CE92F" w:rsidR="00F474DA" w:rsidRPr="00F474DA" w:rsidRDefault="00F474DA" w:rsidP="00F474DA">
      <w:pPr>
        <w:tabs>
          <w:tab w:val="left" w:pos="1152"/>
        </w:tabs>
        <w:jc w:val="both"/>
        <w:rPr>
          <w:rFonts w:ascii="Times New Roman" w:hAnsi="Times New Roman" w:cs="Times New Roman"/>
          <w:sz w:val="20"/>
          <w:szCs w:val="20"/>
        </w:rPr>
      </w:pPr>
      <w:r w:rsidRPr="00C65457">
        <w:rPr>
          <w:rFonts w:ascii="Times New Roman" w:hAnsi="Times New Roman" w:cs="Times New Roman"/>
          <w:b/>
          <w:bCs/>
          <w:sz w:val="20"/>
          <w:szCs w:val="20"/>
        </w:rPr>
        <w:t>Jonas</w:t>
      </w:r>
      <w:r w:rsidRPr="00F474DA">
        <w:rPr>
          <w:rFonts w:ascii="Times New Roman" w:hAnsi="Times New Roman" w:cs="Times New Roman"/>
          <w:sz w:val="20"/>
          <w:szCs w:val="20"/>
        </w:rPr>
        <w:t xml:space="preserve"> lives in the Canton of Zurich and is </w:t>
      </w:r>
      <w:r w:rsidR="00E82E1B">
        <w:rPr>
          <w:rFonts w:ascii="Times New Roman" w:hAnsi="Times New Roman" w:cs="Times New Roman"/>
          <w:b/>
          <w:bCs/>
          <w:sz w:val="20"/>
          <w:szCs w:val="20"/>
        </w:rPr>
        <w:t>in</w:t>
      </w:r>
      <w:r w:rsidRPr="00C65457">
        <w:rPr>
          <w:rFonts w:ascii="Times New Roman" w:hAnsi="Times New Roman" w:cs="Times New Roman"/>
          <w:b/>
          <w:bCs/>
          <w:sz w:val="20"/>
          <w:szCs w:val="20"/>
        </w:rPr>
        <w:t xml:space="preserve"> 6</w:t>
      </w:r>
      <w:r w:rsidRPr="001F3EC1">
        <w:rPr>
          <w:rFonts w:ascii="Times New Roman" w:hAnsi="Times New Roman" w:cs="Times New Roman"/>
          <w:b/>
          <w:bCs/>
          <w:sz w:val="20"/>
          <w:szCs w:val="20"/>
          <w:vertAlign w:val="superscript"/>
          <w:rPrChange w:id="201" w:author="Anne Ardila Brenoe" w:date="2026-03-11T08:36:00Z" w16du:dateUtc="2026-03-11T07:36:00Z">
            <w:rPr>
              <w:rFonts w:ascii="Times New Roman" w:hAnsi="Times New Roman" w:cs="Times New Roman"/>
              <w:b/>
              <w:bCs/>
              <w:sz w:val="20"/>
              <w:szCs w:val="20"/>
            </w:rPr>
          </w:rPrChange>
        </w:rPr>
        <w:t>th</w:t>
      </w:r>
      <w:ins w:id="202" w:author="Anne Ardila Brenoe" w:date="2026-03-11T08:36:00Z" w16du:dateUtc="2026-03-11T07:36:00Z">
        <w:r w:rsidR="001F3EC1">
          <w:rPr>
            <w:rFonts w:ascii="Times New Roman" w:hAnsi="Times New Roman" w:cs="Times New Roman"/>
            <w:b/>
            <w:bCs/>
            <w:sz w:val="20"/>
            <w:szCs w:val="20"/>
          </w:rPr>
          <w:t xml:space="preserve"> </w:t>
        </w:r>
      </w:ins>
      <w:del w:id="203" w:author="Anne Ardila Brenoe" w:date="2026-03-11T08:36:00Z" w16du:dateUtc="2026-03-11T07:36:00Z">
        <w:r w:rsidRPr="00C65457" w:rsidDel="001F3EC1">
          <w:rPr>
            <w:rFonts w:ascii="Times New Roman" w:hAnsi="Times New Roman" w:cs="Times New Roman"/>
            <w:b/>
            <w:bCs/>
            <w:sz w:val="20"/>
            <w:szCs w:val="20"/>
          </w:rPr>
          <w:delText xml:space="preserve"> </w:delText>
        </w:r>
      </w:del>
      <w:r w:rsidRPr="00C65457">
        <w:rPr>
          <w:rFonts w:ascii="Times New Roman" w:hAnsi="Times New Roman" w:cs="Times New Roman"/>
          <w:b/>
          <w:bCs/>
          <w:sz w:val="20"/>
          <w:szCs w:val="20"/>
        </w:rPr>
        <w:t>grade</w:t>
      </w:r>
      <w:r w:rsidRPr="00F474DA">
        <w:rPr>
          <w:rFonts w:ascii="Times New Roman" w:hAnsi="Times New Roman" w:cs="Times New Roman"/>
          <w:sz w:val="20"/>
          <w:szCs w:val="20"/>
        </w:rPr>
        <w:t xml:space="preserve"> (primary school). His grades put him right on the borderline for Gymnasium admission.</w:t>
      </w:r>
    </w:p>
    <w:p w14:paraId="7CDF9DCD" w14:textId="476F09A4" w:rsidR="00F474DA" w:rsidRPr="00F474DA" w:rsidRDefault="00F474DA" w:rsidP="00F474DA">
      <w:pPr>
        <w:tabs>
          <w:tab w:val="left" w:pos="1152"/>
        </w:tabs>
        <w:jc w:val="both"/>
        <w:rPr>
          <w:rFonts w:ascii="Times New Roman" w:hAnsi="Times New Roman" w:cs="Times New Roman"/>
          <w:sz w:val="20"/>
          <w:szCs w:val="20"/>
        </w:rPr>
      </w:pPr>
      <w:r w:rsidRPr="00F474DA">
        <w:rPr>
          <w:rFonts w:ascii="Times New Roman" w:hAnsi="Times New Roman" w:cs="Times New Roman"/>
          <w:sz w:val="20"/>
          <w:szCs w:val="20"/>
        </w:rPr>
        <w:t xml:space="preserve">To enter Gymnasium directly after primary school, students take a central entrance exam (ZAP). </w:t>
      </w:r>
      <w:r w:rsidR="00345603">
        <w:rPr>
          <w:rFonts w:ascii="Times New Roman" w:hAnsi="Times New Roman" w:cs="Times New Roman"/>
          <w:sz w:val="20"/>
          <w:szCs w:val="20"/>
        </w:rPr>
        <w:t>To enter Gymnasium, Jonas must obtain</w:t>
      </w:r>
      <w:r w:rsidRPr="00F474DA">
        <w:rPr>
          <w:rFonts w:ascii="Times New Roman" w:hAnsi="Times New Roman" w:cs="Times New Roman"/>
          <w:sz w:val="20"/>
          <w:szCs w:val="20"/>
        </w:rPr>
        <w:t xml:space="preserve"> at least 4.7</w:t>
      </w:r>
      <w:r w:rsidR="00345603">
        <w:rPr>
          <w:rFonts w:ascii="Times New Roman" w:hAnsi="Times New Roman" w:cs="Times New Roman"/>
          <w:sz w:val="20"/>
          <w:szCs w:val="20"/>
        </w:rPr>
        <w:t xml:space="preserve">5 as his </w:t>
      </w:r>
      <w:commentRangeStart w:id="204"/>
      <w:commentRangeStart w:id="205"/>
      <w:r w:rsidR="00345603">
        <w:rPr>
          <w:rFonts w:ascii="Times New Roman" w:hAnsi="Times New Roman" w:cs="Times New Roman"/>
          <w:sz w:val="20"/>
          <w:szCs w:val="20"/>
        </w:rPr>
        <w:t>admission grade</w:t>
      </w:r>
      <w:commentRangeEnd w:id="204"/>
      <w:r w:rsidR="005D4560">
        <w:rPr>
          <w:rStyle w:val="CommentReference"/>
          <w:rFonts w:ascii="Times New Roman" w:hAnsi="Times New Roman" w:cs="Times New Roman"/>
          <w:sz w:val="20"/>
          <w:szCs w:val="20"/>
        </w:rPr>
        <w:commentReference w:id="204"/>
      </w:r>
      <w:commentRangeEnd w:id="205"/>
      <w:r w:rsidR="000F20E9">
        <w:rPr>
          <w:rStyle w:val="CommentReference"/>
          <w:rFonts w:ascii="Times New Roman" w:hAnsi="Times New Roman" w:cs="Times New Roman"/>
          <w:sz w:val="20"/>
          <w:szCs w:val="20"/>
        </w:rPr>
        <w:commentReference w:id="205"/>
      </w:r>
      <w:r w:rsidR="00345603">
        <w:rPr>
          <w:rFonts w:ascii="Times New Roman" w:hAnsi="Times New Roman" w:cs="Times New Roman"/>
          <w:sz w:val="20"/>
          <w:szCs w:val="20"/>
        </w:rPr>
        <w:t>.</w:t>
      </w:r>
    </w:p>
    <w:p w14:paraId="29B5B9BC" w14:textId="53FEB411" w:rsidR="00F474DA" w:rsidRPr="00F474DA" w:rsidRDefault="00F474DA" w:rsidP="00F474DA">
      <w:pPr>
        <w:tabs>
          <w:tab w:val="left" w:pos="1152"/>
        </w:tabs>
        <w:jc w:val="both"/>
        <w:rPr>
          <w:rFonts w:ascii="Times New Roman" w:hAnsi="Times New Roman" w:cs="Times New Roman"/>
          <w:sz w:val="20"/>
          <w:szCs w:val="20"/>
        </w:rPr>
      </w:pPr>
      <w:r w:rsidRPr="00F474DA">
        <w:rPr>
          <w:rFonts w:ascii="Times New Roman" w:hAnsi="Times New Roman" w:cs="Times New Roman"/>
          <w:sz w:val="20"/>
          <w:szCs w:val="20"/>
        </w:rPr>
        <w:t xml:space="preserve">Now consider </w:t>
      </w:r>
      <w:r w:rsidRPr="00C65457">
        <w:rPr>
          <w:rFonts w:ascii="Times New Roman" w:hAnsi="Times New Roman" w:cs="Times New Roman"/>
          <w:b/>
          <w:bCs/>
          <w:sz w:val="20"/>
          <w:szCs w:val="20"/>
        </w:rPr>
        <w:t>two scenarios</w:t>
      </w:r>
      <w:r w:rsidRPr="00F474DA">
        <w:rPr>
          <w:rFonts w:ascii="Times New Roman" w:hAnsi="Times New Roman" w:cs="Times New Roman"/>
          <w:sz w:val="20"/>
          <w:szCs w:val="20"/>
        </w:rPr>
        <w:t xml:space="preserve">. Everything about Jonas is the </w:t>
      </w:r>
      <w:r w:rsidRPr="00C65457">
        <w:rPr>
          <w:rFonts w:ascii="Times New Roman" w:hAnsi="Times New Roman" w:cs="Times New Roman"/>
          <w:b/>
          <w:bCs/>
          <w:sz w:val="20"/>
          <w:szCs w:val="20"/>
        </w:rPr>
        <w:t>same</w:t>
      </w:r>
      <w:r w:rsidRPr="00F474DA">
        <w:rPr>
          <w:rFonts w:ascii="Times New Roman" w:hAnsi="Times New Roman" w:cs="Times New Roman"/>
          <w:sz w:val="20"/>
          <w:szCs w:val="20"/>
        </w:rPr>
        <w:t xml:space="preserve"> in both scenarios</w:t>
      </w:r>
      <w:r w:rsidR="00C53595">
        <w:rPr>
          <w:rFonts w:ascii="Times New Roman" w:hAnsi="Times New Roman" w:cs="Times New Roman"/>
          <w:sz w:val="20"/>
          <w:szCs w:val="20"/>
        </w:rPr>
        <w:t xml:space="preserve">. </w:t>
      </w:r>
      <w:r w:rsidR="00C53595" w:rsidRPr="00C53595">
        <w:rPr>
          <w:rFonts w:ascii="Times New Roman" w:hAnsi="Times New Roman" w:cs="Times New Roman"/>
          <w:sz w:val="20"/>
          <w:szCs w:val="20"/>
        </w:rPr>
        <w:t xml:space="preserve">The </w:t>
      </w:r>
      <w:r w:rsidR="00C53595" w:rsidRPr="00C65457">
        <w:rPr>
          <w:rFonts w:ascii="Times New Roman" w:hAnsi="Times New Roman" w:cs="Times New Roman"/>
          <w:b/>
          <w:bCs/>
          <w:sz w:val="20"/>
          <w:szCs w:val="20"/>
        </w:rPr>
        <w:t>only difference</w:t>
      </w:r>
      <w:r w:rsidR="00C53595" w:rsidRPr="00C53595">
        <w:rPr>
          <w:rFonts w:ascii="Times New Roman" w:hAnsi="Times New Roman" w:cs="Times New Roman"/>
          <w:sz w:val="20"/>
          <w:szCs w:val="20"/>
        </w:rPr>
        <w:t xml:space="preserve"> is a </w:t>
      </w:r>
      <w:r w:rsidR="00C53595" w:rsidRPr="00C65457">
        <w:rPr>
          <w:rFonts w:ascii="Times New Roman" w:hAnsi="Times New Roman" w:cs="Times New Roman"/>
          <w:b/>
          <w:bCs/>
          <w:sz w:val="20"/>
          <w:szCs w:val="20"/>
        </w:rPr>
        <w:t>tiny variation in his final grade</w:t>
      </w:r>
      <w:r w:rsidR="00C53595" w:rsidRPr="00C53595">
        <w:rPr>
          <w:rFonts w:ascii="Times New Roman" w:hAnsi="Times New Roman" w:cs="Times New Roman"/>
          <w:sz w:val="20"/>
          <w:szCs w:val="20"/>
        </w:rPr>
        <w:t>:</w:t>
      </w:r>
    </w:p>
    <w:p w14:paraId="3BA3294E" w14:textId="7BFBFC6D" w:rsidR="00F474DA" w:rsidRPr="00F474DA" w:rsidRDefault="00F474DA" w:rsidP="00F474DA">
      <w:pPr>
        <w:numPr>
          <w:ilvl w:val="0"/>
          <w:numId w:val="37"/>
        </w:numPr>
        <w:tabs>
          <w:tab w:val="left" w:pos="1152"/>
        </w:tabs>
        <w:jc w:val="both"/>
        <w:rPr>
          <w:rFonts w:ascii="Times New Roman" w:hAnsi="Times New Roman" w:cs="Times New Roman"/>
          <w:sz w:val="20"/>
          <w:szCs w:val="20"/>
        </w:rPr>
      </w:pPr>
      <w:r w:rsidRPr="00C65457">
        <w:rPr>
          <w:rFonts w:ascii="Times New Roman" w:hAnsi="Times New Roman" w:cs="Times New Roman"/>
          <w:b/>
          <w:bCs/>
          <w:sz w:val="20"/>
          <w:szCs w:val="20"/>
        </w:rPr>
        <w:t>Scenario A:</w:t>
      </w:r>
      <w:r w:rsidRPr="00F474DA">
        <w:rPr>
          <w:rFonts w:ascii="Times New Roman" w:hAnsi="Times New Roman" w:cs="Times New Roman"/>
          <w:sz w:val="20"/>
          <w:szCs w:val="20"/>
        </w:rPr>
        <w:t xml:space="preserve"> Jonas's overall admission grade is </w:t>
      </w:r>
      <w:r w:rsidRPr="00C65457">
        <w:rPr>
          <w:rFonts w:ascii="Times New Roman" w:hAnsi="Times New Roman" w:cs="Times New Roman"/>
          <w:b/>
          <w:bCs/>
          <w:sz w:val="20"/>
          <w:szCs w:val="20"/>
        </w:rPr>
        <w:t>4.</w:t>
      </w:r>
      <w:del w:id="206" w:author="Abraham Raju" w:date="2026-03-11T11:27:00Z" w16du:dateUtc="2026-03-11T10:27:00Z">
        <w:r w:rsidRPr="00C65457" w:rsidDel="002E6D7D">
          <w:rPr>
            <w:rFonts w:ascii="Times New Roman" w:hAnsi="Times New Roman" w:cs="Times New Roman"/>
            <w:b/>
            <w:bCs/>
            <w:sz w:val="20"/>
            <w:szCs w:val="20"/>
          </w:rPr>
          <w:delText>7</w:delText>
        </w:r>
        <w:commentRangeStart w:id="207"/>
        <w:commentRangeStart w:id="208"/>
        <w:r w:rsidR="0008640B" w:rsidRPr="00C65457" w:rsidDel="002E6D7D">
          <w:rPr>
            <w:rFonts w:ascii="Times New Roman" w:hAnsi="Times New Roman" w:cs="Times New Roman"/>
            <w:b/>
            <w:bCs/>
            <w:sz w:val="20"/>
            <w:szCs w:val="20"/>
          </w:rPr>
          <w:delText>6</w:delText>
        </w:r>
        <w:commentRangeEnd w:id="207"/>
        <w:r w:rsidR="001558DE" w:rsidRPr="00C65457" w:rsidDel="002E6D7D">
          <w:rPr>
            <w:rStyle w:val="CommentReference"/>
            <w:rFonts w:ascii="Times New Roman" w:hAnsi="Times New Roman" w:cs="Times New Roman"/>
            <w:b/>
            <w:bCs/>
            <w:sz w:val="20"/>
            <w:szCs w:val="20"/>
          </w:rPr>
          <w:commentReference w:id="207"/>
        </w:r>
        <w:commentRangeEnd w:id="208"/>
        <w:r w:rsidR="002E6D7D" w:rsidRPr="00C65457" w:rsidDel="002E6D7D">
          <w:rPr>
            <w:rStyle w:val="CommentReference"/>
            <w:rFonts w:ascii="Times New Roman" w:hAnsi="Times New Roman" w:cs="Times New Roman"/>
            <w:b/>
            <w:bCs/>
            <w:sz w:val="20"/>
            <w:szCs w:val="20"/>
          </w:rPr>
          <w:commentReference w:id="208"/>
        </w:r>
      </w:del>
      <w:ins w:id="209" w:author="Abraham Raju" w:date="2026-03-11T11:27:00Z" w16du:dateUtc="2026-03-11T10:27:00Z">
        <w:r w:rsidR="002E6D7D" w:rsidRPr="00C65457">
          <w:rPr>
            <w:rFonts w:ascii="Times New Roman" w:hAnsi="Times New Roman" w:cs="Times New Roman"/>
            <w:b/>
            <w:bCs/>
            <w:sz w:val="20"/>
            <w:szCs w:val="20"/>
          </w:rPr>
          <w:t>7</w:t>
        </w:r>
        <w:r w:rsidR="002E6D7D">
          <w:rPr>
            <w:rFonts w:ascii="Times New Roman" w:hAnsi="Times New Roman" w:cs="Times New Roman"/>
            <w:b/>
            <w:bCs/>
            <w:sz w:val="20"/>
            <w:szCs w:val="20"/>
          </w:rPr>
          <w:t>5</w:t>
        </w:r>
      </w:ins>
      <w:r w:rsidR="0065545E">
        <w:rPr>
          <w:rFonts w:ascii="Times New Roman" w:hAnsi="Times New Roman" w:cs="Times New Roman"/>
          <w:b/>
          <w:bCs/>
          <w:sz w:val="20"/>
          <w:szCs w:val="20"/>
        </w:rPr>
        <w:t>,</w:t>
      </w:r>
      <w:r w:rsidR="0065545E">
        <w:rPr>
          <w:rFonts w:ascii="Times New Roman" w:hAnsi="Times New Roman" w:cs="Times New Roman"/>
          <w:sz w:val="20"/>
          <w:szCs w:val="20"/>
        </w:rPr>
        <w:t xml:space="preserve"> which is just </w:t>
      </w:r>
      <w:del w:id="210" w:author="Abraham Raju" w:date="2026-03-11T11:27:00Z" w16du:dateUtc="2026-03-11T10:27:00Z">
        <w:r w:rsidR="0065545E" w:rsidDel="002E6D7D">
          <w:rPr>
            <w:rFonts w:ascii="Times New Roman" w:hAnsi="Times New Roman" w:cs="Times New Roman"/>
            <w:sz w:val="20"/>
            <w:szCs w:val="20"/>
          </w:rPr>
          <w:delText xml:space="preserve">above </w:delText>
        </w:r>
      </w:del>
      <w:ins w:id="211" w:author="Abraham Raju" w:date="2026-03-11T11:27:00Z" w16du:dateUtc="2026-03-11T10:27:00Z">
        <w:r w:rsidR="002E6D7D">
          <w:rPr>
            <w:rFonts w:ascii="Times New Roman" w:hAnsi="Times New Roman" w:cs="Times New Roman"/>
            <w:sz w:val="20"/>
            <w:szCs w:val="20"/>
          </w:rPr>
          <w:t xml:space="preserve">at </w:t>
        </w:r>
      </w:ins>
      <w:r w:rsidR="0065545E">
        <w:rPr>
          <w:rFonts w:ascii="Times New Roman" w:hAnsi="Times New Roman" w:cs="Times New Roman"/>
          <w:sz w:val="20"/>
          <w:szCs w:val="20"/>
        </w:rPr>
        <w:t>the admission cut-off</w:t>
      </w:r>
      <w:r w:rsidRPr="00F474DA">
        <w:rPr>
          <w:rFonts w:ascii="Times New Roman" w:hAnsi="Times New Roman" w:cs="Times New Roman"/>
          <w:sz w:val="20"/>
          <w:szCs w:val="20"/>
        </w:rPr>
        <w:t>.</w:t>
      </w:r>
      <w:r w:rsidR="0065545E">
        <w:rPr>
          <w:rFonts w:ascii="Times New Roman" w:hAnsi="Times New Roman" w:cs="Times New Roman"/>
          <w:sz w:val="20"/>
          <w:szCs w:val="20"/>
        </w:rPr>
        <w:t xml:space="preserve"> </w:t>
      </w:r>
      <w:r w:rsidRPr="00F474DA">
        <w:rPr>
          <w:rFonts w:ascii="Times New Roman" w:hAnsi="Times New Roman" w:cs="Times New Roman"/>
          <w:sz w:val="20"/>
          <w:szCs w:val="20"/>
        </w:rPr>
        <w:t xml:space="preserve">He is admitted to </w:t>
      </w:r>
      <w:r w:rsidRPr="00C65457">
        <w:rPr>
          <w:rFonts w:ascii="Times New Roman" w:hAnsi="Times New Roman" w:cs="Times New Roman"/>
          <w:b/>
          <w:bCs/>
          <w:sz w:val="20"/>
          <w:szCs w:val="20"/>
        </w:rPr>
        <w:t>Gymnasium</w:t>
      </w:r>
      <w:r w:rsidRPr="00F474DA">
        <w:rPr>
          <w:rFonts w:ascii="Times New Roman" w:hAnsi="Times New Roman" w:cs="Times New Roman"/>
          <w:sz w:val="20"/>
          <w:szCs w:val="20"/>
        </w:rPr>
        <w:t>.</w:t>
      </w:r>
    </w:p>
    <w:p w14:paraId="7D745E2A" w14:textId="4899CBEC" w:rsidR="00F474DA" w:rsidRPr="00F474DA" w:rsidRDefault="00F474DA" w:rsidP="00F474DA">
      <w:pPr>
        <w:numPr>
          <w:ilvl w:val="0"/>
          <w:numId w:val="37"/>
        </w:numPr>
        <w:tabs>
          <w:tab w:val="left" w:pos="1152"/>
        </w:tabs>
        <w:jc w:val="both"/>
        <w:rPr>
          <w:rFonts w:ascii="Times New Roman" w:hAnsi="Times New Roman" w:cs="Times New Roman"/>
          <w:sz w:val="20"/>
          <w:szCs w:val="20"/>
        </w:rPr>
      </w:pPr>
      <w:r w:rsidRPr="00C65457">
        <w:rPr>
          <w:rFonts w:ascii="Times New Roman" w:hAnsi="Times New Roman" w:cs="Times New Roman"/>
          <w:b/>
          <w:bCs/>
          <w:sz w:val="20"/>
          <w:szCs w:val="20"/>
        </w:rPr>
        <w:t>Scenario B:</w:t>
      </w:r>
      <w:r w:rsidRPr="00F474DA">
        <w:rPr>
          <w:rFonts w:ascii="Times New Roman" w:hAnsi="Times New Roman" w:cs="Times New Roman"/>
          <w:sz w:val="20"/>
          <w:szCs w:val="20"/>
        </w:rPr>
        <w:t xml:space="preserve"> Jonas's overall admission grade is </w:t>
      </w:r>
      <w:r w:rsidRPr="00C65457">
        <w:rPr>
          <w:rFonts w:ascii="Times New Roman" w:hAnsi="Times New Roman" w:cs="Times New Roman"/>
          <w:b/>
          <w:bCs/>
          <w:sz w:val="20"/>
          <w:szCs w:val="20"/>
        </w:rPr>
        <w:t>4.7</w:t>
      </w:r>
      <w:r w:rsidR="0008640B" w:rsidRPr="00C65457">
        <w:rPr>
          <w:rFonts w:ascii="Times New Roman" w:hAnsi="Times New Roman" w:cs="Times New Roman"/>
          <w:b/>
          <w:bCs/>
          <w:sz w:val="20"/>
          <w:szCs w:val="20"/>
        </w:rPr>
        <w:t>4</w:t>
      </w:r>
      <w:r w:rsidR="0065545E">
        <w:rPr>
          <w:rFonts w:ascii="Times New Roman" w:hAnsi="Times New Roman" w:cs="Times New Roman"/>
          <w:sz w:val="20"/>
          <w:szCs w:val="20"/>
        </w:rPr>
        <w:t xml:space="preserve">, which is just below the admission cut-off. </w:t>
      </w:r>
      <w:r w:rsidRPr="00F474DA">
        <w:rPr>
          <w:rFonts w:ascii="Times New Roman" w:hAnsi="Times New Roman" w:cs="Times New Roman"/>
          <w:sz w:val="20"/>
          <w:szCs w:val="20"/>
        </w:rPr>
        <w:t xml:space="preserve">He is not admitted and starts </w:t>
      </w:r>
      <w:r w:rsidRPr="00C65457">
        <w:rPr>
          <w:rFonts w:ascii="Times New Roman" w:hAnsi="Times New Roman" w:cs="Times New Roman"/>
          <w:b/>
          <w:bCs/>
          <w:sz w:val="20"/>
          <w:szCs w:val="20"/>
        </w:rPr>
        <w:t>Sekundarschule</w:t>
      </w:r>
      <w:r w:rsidRPr="00F474DA">
        <w:rPr>
          <w:rFonts w:ascii="Times New Roman" w:hAnsi="Times New Roman" w:cs="Times New Roman"/>
          <w:sz w:val="20"/>
          <w:szCs w:val="20"/>
        </w:rPr>
        <w:t xml:space="preserve"> instead.</w:t>
      </w:r>
    </w:p>
    <w:p w14:paraId="36A4DE1F" w14:textId="1FBB8561" w:rsidR="00344629" w:rsidRDefault="00DA4A9F" w:rsidP="00C65457">
      <w:pPr>
        <w:tabs>
          <w:tab w:val="left" w:pos="1152"/>
        </w:tabs>
        <w:jc w:val="both"/>
        <w:rPr>
          <w:rFonts w:ascii="Times New Roman" w:hAnsi="Times New Roman" w:cs="Times New Roman"/>
          <w:sz w:val="20"/>
          <w:szCs w:val="20"/>
        </w:rPr>
      </w:pPr>
      <w:r>
        <w:rPr>
          <w:rFonts w:ascii="Times New Roman" w:hAnsi="Times New Roman" w:cs="Times New Roman"/>
          <w:sz w:val="20"/>
          <w:szCs w:val="20"/>
        </w:rPr>
        <w:tab/>
      </w:r>
    </w:p>
    <w:p w14:paraId="0A3AE201" w14:textId="04EB81A1" w:rsidR="004D170B" w:rsidRPr="006316F8" w:rsidRDefault="00A33B85" w:rsidP="00664B12">
      <w:pPr>
        <w:jc w:val="both"/>
        <w:rPr>
          <w:rFonts w:ascii="Times New Roman" w:hAnsi="Times New Roman" w:cs="Times New Roman"/>
          <w:sz w:val="20"/>
          <w:szCs w:val="20"/>
        </w:rPr>
      </w:pPr>
      <w:r w:rsidRPr="006316F8">
        <w:rPr>
          <w:rFonts w:ascii="Times New Roman" w:hAnsi="Times New Roman" w:cs="Times New Roman"/>
          <w:sz w:val="20"/>
          <w:szCs w:val="20"/>
        </w:rPr>
        <w:t xml:space="preserve">For each question below, </w:t>
      </w:r>
      <w:r w:rsidR="00492563" w:rsidRPr="006316F8">
        <w:rPr>
          <w:rFonts w:ascii="Times New Roman" w:hAnsi="Times New Roman" w:cs="Times New Roman"/>
          <w:sz w:val="20"/>
          <w:szCs w:val="20"/>
        </w:rPr>
        <w:t xml:space="preserve">please provide your best guess </w:t>
      </w:r>
      <w:r w:rsidRPr="006316F8">
        <w:rPr>
          <w:rFonts w:ascii="Times New Roman" w:hAnsi="Times New Roman" w:cs="Times New Roman"/>
          <w:sz w:val="20"/>
          <w:szCs w:val="20"/>
        </w:rPr>
        <w:t>for Scenario A and for Scenario B.</w:t>
      </w:r>
    </w:p>
    <w:p w14:paraId="369FE1EF" w14:textId="59D8B84E" w:rsidR="004D170B" w:rsidRPr="006316F8" w:rsidRDefault="004D170B" w:rsidP="004D170B">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What do you think is the probability that </w:t>
      </w:r>
      <w:r w:rsidR="006903E6" w:rsidRPr="006316F8">
        <w:rPr>
          <w:rFonts w:ascii="Times New Roman" w:hAnsi="Times New Roman" w:cs="Times New Roman"/>
          <w:bCs/>
          <w:sz w:val="20"/>
          <w:szCs w:val="20"/>
        </w:rPr>
        <w:t>Jonas</w:t>
      </w:r>
      <w:r w:rsidR="006903E6" w:rsidRPr="006316F8">
        <w:rPr>
          <w:rFonts w:ascii="Times New Roman" w:hAnsi="Times New Roman" w:cs="Times New Roman"/>
          <w:b/>
          <w:sz w:val="20"/>
          <w:szCs w:val="20"/>
        </w:rPr>
        <w:t xml:space="preserve"> </w:t>
      </w:r>
      <w:r w:rsidRPr="006316F8">
        <w:rPr>
          <w:rFonts w:ascii="Times New Roman" w:hAnsi="Times New Roman" w:cs="Times New Roman"/>
          <w:b/>
          <w:sz w:val="20"/>
          <w:szCs w:val="20"/>
        </w:rPr>
        <w:t xml:space="preserve">completes </w:t>
      </w:r>
      <w:r w:rsidR="00DA3A39">
        <w:rPr>
          <w:rFonts w:ascii="Times New Roman" w:hAnsi="Times New Roman" w:cs="Times New Roman"/>
          <w:b/>
          <w:sz w:val="20"/>
          <w:szCs w:val="20"/>
        </w:rPr>
        <w:t>tertiary education</w:t>
      </w:r>
      <w:r w:rsidRPr="006316F8">
        <w:rPr>
          <w:rFonts w:ascii="Times New Roman" w:hAnsi="Times New Roman" w:cs="Times New Roman"/>
          <w:bCs/>
          <w:sz w:val="20"/>
          <w:szCs w:val="20"/>
        </w:rPr>
        <w:t xml:space="preserve"> by age 30</w:t>
      </w:r>
      <w:r w:rsidR="00C22D74" w:rsidRPr="006316F8">
        <w:rPr>
          <w:rFonts w:ascii="Times New Roman" w:hAnsi="Times New Roman" w:cs="Times New Roman"/>
          <w:bCs/>
          <w:sz w:val="20"/>
          <w:szCs w:val="20"/>
        </w:rPr>
        <w:t xml:space="preserve"> in each scenario</w:t>
      </w:r>
      <w:r w:rsidRPr="006316F8">
        <w:rPr>
          <w:rFonts w:ascii="Times New Roman" w:hAnsi="Times New Roman" w:cs="Times New Roman"/>
          <w:bCs/>
          <w:sz w:val="20"/>
          <w:szCs w:val="20"/>
        </w:rPr>
        <w:t xml:space="preserve">? </w:t>
      </w:r>
      <w:r w:rsidR="00FE140C" w:rsidRPr="006316F8">
        <w:rPr>
          <w:rFonts w:ascii="Times New Roman" w:hAnsi="Times New Roman" w:cs="Times New Roman"/>
          <w:bCs/>
          <w:i/>
          <w:iCs/>
          <w:sz w:val="20"/>
          <w:szCs w:val="20"/>
        </w:rPr>
        <w:t>Tertiary education means education after upper secondary school, such as a university or a university of applied sciences.</w:t>
      </w:r>
    </w:p>
    <w:p w14:paraId="18114A67" w14:textId="77777777" w:rsidR="00BB7ED6" w:rsidRPr="00385AE8" w:rsidRDefault="00BB7ED6" w:rsidP="00BB7ED6">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Dropdown: 0%, 5%, 10%, … 100%</w:t>
      </w:r>
    </w:p>
    <w:p w14:paraId="5EA85E22" w14:textId="6E478F9F" w:rsidR="001E4823" w:rsidRPr="006316F8" w:rsidRDefault="00BB7ED6" w:rsidP="006C5F28">
      <w:pPr>
        <w:pStyle w:val="ListParagraph"/>
        <w:numPr>
          <w:ilvl w:val="0"/>
          <w:numId w:val="28"/>
        </w:num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Scenario A: Jonas attends </w:t>
      </w:r>
      <w:r w:rsidRPr="006316F8">
        <w:rPr>
          <w:rFonts w:ascii="Times New Roman" w:hAnsi="Times New Roman" w:cs="Times New Roman"/>
          <w:b/>
          <w:sz w:val="20"/>
          <w:szCs w:val="20"/>
        </w:rPr>
        <w:t>Gymnasium</w:t>
      </w:r>
    </w:p>
    <w:p w14:paraId="4F829D54" w14:textId="7187816F" w:rsidR="00BB7ED6" w:rsidRPr="006316F8" w:rsidRDefault="00BB7ED6" w:rsidP="006C5F28">
      <w:pPr>
        <w:pStyle w:val="ListParagraph"/>
        <w:numPr>
          <w:ilvl w:val="0"/>
          <w:numId w:val="28"/>
        </w:numPr>
        <w:jc w:val="both"/>
        <w:rPr>
          <w:rFonts w:ascii="Times New Roman" w:hAnsi="Times New Roman" w:cs="Times New Roman"/>
          <w:bCs/>
          <w:sz w:val="20"/>
          <w:szCs w:val="20"/>
          <w:lang w:val="da-DK"/>
        </w:rPr>
      </w:pPr>
      <w:r w:rsidRPr="006316F8">
        <w:rPr>
          <w:rFonts w:ascii="Times New Roman" w:hAnsi="Times New Roman" w:cs="Times New Roman"/>
          <w:bCs/>
          <w:sz w:val="20"/>
          <w:szCs w:val="20"/>
          <w:lang w:val="da-DK"/>
        </w:rPr>
        <w:t xml:space="preserve">Scenario B: Jonas attends </w:t>
      </w:r>
      <w:r w:rsidRPr="006316F8">
        <w:rPr>
          <w:rFonts w:ascii="Times New Roman" w:hAnsi="Times New Roman" w:cs="Times New Roman"/>
          <w:b/>
          <w:bCs/>
          <w:sz w:val="20"/>
          <w:szCs w:val="20"/>
        </w:rPr>
        <w:t>Sekundarschule</w:t>
      </w:r>
    </w:p>
    <w:p w14:paraId="6CAFE764" w14:textId="77777777" w:rsidR="00FF3AE5" w:rsidRPr="006316F8" w:rsidRDefault="00FF3AE5" w:rsidP="00FF3AE5">
      <w:pPr>
        <w:jc w:val="both"/>
        <w:rPr>
          <w:rFonts w:ascii="Times New Roman" w:hAnsi="Times New Roman" w:cs="Times New Roman"/>
          <w:sz w:val="20"/>
          <w:szCs w:val="20"/>
        </w:rPr>
      </w:pPr>
    </w:p>
    <w:p w14:paraId="0691C94C" w14:textId="14755C4C" w:rsidR="008824EA" w:rsidRPr="006316F8" w:rsidRDefault="00FF3AE5" w:rsidP="009E077C">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7E1F942C" w14:textId="4178F04F" w:rsidR="004D170B" w:rsidRPr="006316F8" w:rsidRDefault="004D170B" w:rsidP="004D170B">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xml:space="preserve">, if </w:t>
      </w:r>
      <w:r w:rsidR="006903E6" w:rsidRPr="006316F8">
        <w:rPr>
          <w:rFonts w:ascii="Times New Roman" w:hAnsi="Times New Roman" w:cs="Times New Roman"/>
          <w:bCs/>
          <w:sz w:val="20"/>
          <w:szCs w:val="20"/>
        </w:rPr>
        <w:t>Jonas</w:t>
      </w:r>
      <w:r w:rsidR="006903E6" w:rsidRPr="006316F8">
        <w:rPr>
          <w:rFonts w:ascii="Times New Roman" w:hAnsi="Times New Roman" w:cs="Times New Roman"/>
          <w:b/>
          <w:sz w:val="20"/>
          <w:szCs w:val="20"/>
        </w:rPr>
        <w:t xml:space="preserve"> </w:t>
      </w:r>
      <w:r w:rsidRPr="006316F8">
        <w:rPr>
          <w:rFonts w:ascii="Times New Roman" w:hAnsi="Times New Roman" w:cs="Times New Roman"/>
          <w:b/>
          <w:sz w:val="20"/>
          <w:szCs w:val="20"/>
        </w:rPr>
        <w:t>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you think </w:t>
      </w:r>
      <w:r w:rsidR="00076F57" w:rsidRPr="006316F8">
        <w:rPr>
          <w:rFonts w:ascii="Times New Roman" w:hAnsi="Times New Roman" w:cs="Times New Roman"/>
          <w:bCs/>
          <w:sz w:val="20"/>
          <w:szCs w:val="20"/>
        </w:rPr>
        <w:t>his</w:t>
      </w:r>
      <w:r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 xml:space="preserve">gross monthly earnings will be </w:t>
      </w:r>
      <w:r w:rsidRPr="006316F8">
        <w:rPr>
          <w:rFonts w:ascii="Times New Roman" w:hAnsi="Times New Roman" w:cs="Times New Roman"/>
          <w:bCs/>
          <w:sz w:val="20"/>
          <w:szCs w:val="20"/>
        </w:rPr>
        <w:t>(before taxes)</w:t>
      </w:r>
      <w:r w:rsidR="00E22E9D" w:rsidRPr="006316F8">
        <w:rPr>
          <w:rFonts w:ascii="Times New Roman" w:hAnsi="Times New Roman" w:cs="Times New Roman"/>
          <w:bCs/>
          <w:sz w:val="20"/>
          <w:szCs w:val="20"/>
        </w:rPr>
        <w:t xml:space="preserve"> in </w:t>
      </w:r>
      <w:r w:rsidR="009A770A" w:rsidRPr="006316F8">
        <w:rPr>
          <w:rFonts w:ascii="Times New Roman" w:hAnsi="Times New Roman" w:cs="Times New Roman"/>
          <w:bCs/>
          <w:sz w:val="20"/>
          <w:szCs w:val="20"/>
        </w:rPr>
        <w:t>each scenario</w:t>
      </w:r>
      <w:r w:rsidRPr="006316F8">
        <w:rPr>
          <w:rFonts w:ascii="Times New Roman" w:hAnsi="Times New Roman" w:cs="Times New Roman"/>
          <w:bCs/>
          <w:sz w:val="20"/>
          <w:szCs w:val="20"/>
        </w:rPr>
        <w:t xml:space="preserve">? </w:t>
      </w:r>
      <w:r w:rsidRPr="006316F8">
        <w:rPr>
          <w:rFonts w:ascii="Times New Roman" w:hAnsi="Times New Roman" w:cs="Times New Roman"/>
          <w:bCs/>
          <w:i/>
          <w:iCs/>
          <w:sz w:val="20"/>
          <w:szCs w:val="20"/>
        </w:rPr>
        <w:t>Please ignore inflation and report amounts in today’s CHF.</w:t>
      </w:r>
    </w:p>
    <w:p w14:paraId="1C845080" w14:textId="77777777" w:rsidR="004D170B" w:rsidRPr="006316F8" w:rsidRDefault="004D170B" w:rsidP="004D170B">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 xml:space="preserve">Dropdown: 3’000 or less; 3’500; 4’000; … 20’000 or more </w:t>
      </w:r>
    </w:p>
    <w:p w14:paraId="4CA36B95" w14:textId="77777777" w:rsidR="00E22E9D" w:rsidRPr="006316F8" w:rsidRDefault="00E22E9D" w:rsidP="006C5F28">
      <w:pPr>
        <w:pStyle w:val="ListParagraph"/>
        <w:numPr>
          <w:ilvl w:val="0"/>
          <w:numId w:val="30"/>
        </w:num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Scenario A: Jonas attends </w:t>
      </w:r>
      <w:r w:rsidRPr="006316F8">
        <w:rPr>
          <w:rFonts w:ascii="Times New Roman" w:hAnsi="Times New Roman" w:cs="Times New Roman"/>
          <w:b/>
          <w:sz w:val="20"/>
          <w:szCs w:val="20"/>
        </w:rPr>
        <w:t>Gymnasium</w:t>
      </w:r>
    </w:p>
    <w:p w14:paraId="346313DD" w14:textId="77777777" w:rsidR="00E22E9D" w:rsidRPr="006316F8" w:rsidRDefault="00E22E9D" w:rsidP="006C5F28">
      <w:pPr>
        <w:pStyle w:val="ListParagraph"/>
        <w:numPr>
          <w:ilvl w:val="0"/>
          <w:numId w:val="30"/>
        </w:numPr>
        <w:jc w:val="both"/>
        <w:rPr>
          <w:rFonts w:ascii="Times New Roman" w:hAnsi="Times New Roman" w:cs="Times New Roman"/>
          <w:bCs/>
          <w:sz w:val="20"/>
          <w:szCs w:val="20"/>
          <w:lang w:val="da-DK"/>
        </w:rPr>
      </w:pPr>
      <w:r w:rsidRPr="006316F8">
        <w:rPr>
          <w:rFonts w:ascii="Times New Roman" w:hAnsi="Times New Roman" w:cs="Times New Roman"/>
          <w:bCs/>
          <w:sz w:val="20"/>
          <w:szCs w:val="20"/>
          <w:lang w:val="da-DK"/>
        </w:rPr>
        <w:t xml:space="preserve">Scenario B: Jonas attends </w:t>
      </w:r>
      <w:r w:rsidRPr="006316F8">
        <w:rPr>
          <w:rFonts w:ascii="Times New Roman" w:hAnsi="Times New Roman" w:cs="Times New Roman"/>
          <w:b/>
          <w:bCs/>
          <w:sz w:val="20"/>
          <w:szCs w:val="20"/>
        </w:rPr>
        <w:t>Sekundarschule</w:t>
      </w:r>
    </w:p>
    <w:p w14:paraId="29F84A94" w14:textId="77777777" w:rsidR="007D5288" w:rsidRPr="006316F8" w:rsidRDefault="007D5288" w:rsidP="004D170B">
      <w:pPr>
        <w:jc w:val="both"/>
        <w:rPr>
          <w:rFonts w:ascii="Times New Roman" w:hAnsi="Times New Roman" w:cs="Times New Roman"/>
          <w:bCs/>
          <w:sz w:val="20"/>
          <w:szCs w:val="20"/>
        </w:rPr>
      </w:pPr>
    </w:p>
    <w:p w14:paraId="1B11035D" w14:textId="53C0E822" w:rsidR="004D170B" w:rsidRPr="006316F8" w:rsidRDefault="004D170B" w:rsidP="004D170B">
      <w:pPr>
        <w:jc w:val="both"/>
        <w:rPr>
          <w:rFonts w:ascii="Times New Roman" w:hAnsi="Times New Roman" w:cs="Times New Roman"/>
          <w:bCs/>
          <w:sz w:val="20"/>
          <w:szCs w:val="20"/>
        </w:rPr>
      </w:pPr>
      <w:commentRangeStart w:id="212"/>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50</w:t>
      </w:r>
      <w:r w:rsidRPr="006316F8">
        <w:rPr>
          <w:rFonts w:ascii="Times New Roman" w:hAnsi="Times New Roman" w:cs="Times New Roman"/>
          <w:bCs/>
          <w:sz w:val="20"/>
          <w:szCs w:val="20"/>
        </w:rPr>
        <w:t xml:space="preserve">, if </w:t>
      </w:r>
      <w:r w:rsidR="006903E6" w:rsidRPr="006316F8">
        <w:rPr>
          <w:rFonts w:ascii="Times New Roman" w:hAnsi="Times New Roman" w:cs="Times New Roman"/>
          <w:bCs/>
          <w:sz w:val="20"/>
          <w:szCs w:val="20"/>
        </w:rPr>
        <w:t>Jonas</w:t>
      </w:r>
      <w:r w:rsidR="006903E6" w:rsidRPr="006316F8">
        <w:rPr>
          <w:rFonts w:ascii="Times New Roman" w:hAnsi="Times New Roman" w:cs="Times New Roman"/>
          <w:b/>
          <w:sz w:val="20"/>
          <w:szCs w:val="20"/>
        </w:rPr>
        <w:t xml:space="preserve"> </w:t>
      </w:r>
      <w:r w:rsidRPr="006316F8">
        <w:rPr>
          <w:rFonts w:ascii="Times New Roman" w:hAnsi="Times New Roman" w:cs="Times New Roman"/>
          <w:b/>
          <w:sz w:val="20"/>
          <w:szCs w:val="20"/>
        </w:rPr>
        <w:t>works full-time</w:t>
      </w:r>
      <w:r w:rsidRPr="006316F8">
        <w:rPr>
          <w:rFonts w:ascii="Times New Roman" w:hAnsi="Times New Roman" w:cs="Times New Roman"/>
          <w:bCs/>
          <w:sz w:val="20"/>
          <w:szCs w:val="20"/>
        </w:rPr>
        <w:t xml:space="preserve"> (100%), what do</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you think </w:t>
      </w:r>
      <w:r w:rsidR="00E22E9D" w:rsidRPr="006316F8">
        <w:rPr>
          <w:rFonts w:ascii="Times New Roman" w:hAnsi="Times New Roman" w:cs="Times New Roman"/>
          <w:bCs/>
          <w:sz w:val="20"/>
          <w:szCs w:val="20"/>
        </w:rPr>
        <w:t>his</w:t>
      </w:r>
      <w:r w:rsidRPr="006316F8">
        <w:rPr>
          <w:rFonts w:ascii="Times New Roman" w:hAnsi="Times New Roman" w:cs="Times New Roman"/>
          <w:bCs/>
          <w:sz w:val="20"/>
          <w:szCs w:val="20"/>
        </w:rPr>
        <w:t xml:space="preserve"> </w:t>
      </w:r>
      <w:r w:rsidRPr="006316F8">
        <w:rPr>
          <w:rFonts w:ascii="Times New Roman" w:hAnsi="Times New Roman" w:cs="Times New Roman"/>
          <w:b/>
          <w:sz w:val="20"/>
          <w:szCs w:val="20"/>
        </w:rPr>
        <w:t xml:space="preserve">gross monthly earnings will be </w:t>
      </w:r>
      <w:r w:rsidRPr="006316F8">
        <w:rPr>
          <w:rFonts w:ascii="Times New Roman" w:hAnsi="Times New Roman" w:cs="Times New Roman"/>
          <w:bCs/>
          <w:sz w:val="20"/>
          <w:szCs w:val="20"/>
        </w:rPr>
        <w:t>(before taxes)</w:t>
      </w:r>
      <w:r w:rsidR="00E22E9D" w:rsidRPr="006316F8">
        <w:rPr>
          <w:rFonts w:ascii="Times New Roman" w:hAnsi="Times New Roman" w:cs="Times New Roman"/>
          <w:bCs/>
          <w:sz w:val="20"/>
          <w:szCs w:val="20"/>
        </w:rPr>
        <w:t xml:space="preserve"> in </w:t>
      </w:r>
      <w:r w:rsidR="009A770A" w:rsidRPr="006316F8">
        <w:rPr>
          <w:rFonts w:ascii="Times New Roman" w:hAnsi="Times New Roman" w:cs="Times New Roman"/>
          <w:bCs/>
          <w:sz w:val="20"/>
          <w:szCs w:val="20"/>
        </w:rPr>
        <w:t>each scenario</w:t>
      </w:r>
      <w:r w:rsidRPr="006316F8">
        <w:rPr>
          <w:rFonts w:ascii="Times New Roman" w:hAnsi="Times New Roman" w:cs="Times New Roman"/>
          <w:bCs/>
          <w:sz w:val="20"/>
          <w:szCs w:val="20"/>
        </w:rPr>
        <w:t xml:space="preserve">? </w:t>
      </w:r>
      <w:r w:rsidRPr="006316F8">
        <w:rPr>
          <w:rFonts w:ascii="Times New Roman" w:hAnsi="Times New Roman" w:cs="Times New Roman"/>
          <w:bCs/>
          <w:i/>
          <w:iCs/>
          <w:sz w:val="20"/>
          <w:szCs w:val="20"/>
        </w:rPr>
        <w:t>Please ignore inflation and report amounts in today’s CHF.</w:t>
      </w:r>
      <w:commentRangeEnd w:id="212"/>
      <w:r w:rsidR="00D971F9" w:rsidRPr="006316F8">
        <w:rPr>
          <w:rStyle w:val="CommentReference"/>
          <w:rFonts w:ascii="Times New Roman" w:hAnsi="Times New Roman" w:cs="Times New Roman"/>
          <w:bCs/>
          <w:sz w:val="20"/>
          <w:szCs w:val="20"/>
        </w:rPr>
        <w:commentReference w:id="212"/>
      </w:r>
    </w:p>
    <w:p w14:paraId="76BAB77C" w14:textId="77777777" w:rsidR="004D170B" w:rsidRPr="006316F8" w:rsidRDefault="004D170B" w:rsidP="004D170B">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lastRenderedPageBreak/>
        <w:t xml:space="preserve">Dropdown: 3’000 or less; 3’500; 4’000; … 20’000 or more </w:t>
      </w:r>
    </w:p>
    <w:p w14:paraId="29D859ED" w14:textId="77777777" w:rsidR="00E22E9D" w:rsidRPr="006316F8" w:rsidRDefault="00E22E9D" w:rsidP="006C5F28">
      <w:pPr>
        <w:pStyle w:val="ListParagraph"/>
        <w:numPr>
          <w:ilvl w:val="0"/>
          <w:numId w:val="8"/>
        </w:num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Scenario A: Jonas attends </w:t>
      </w:r>
      <w:r w:rsidRPr="006316F8">
        <w:rPr>
          <w:rFonts w:ascii="Times New Roman" w:hAnsi="Times New Roman" w:cs="Times New Roman"/>
          <w:b/>
          <w:sz w:val="20"/>
          <w:szCs w:val="20"/>
        </w:rPr>
        <w:t>Gymnasium</w:t>
      </w:r>
    </w:p>
    <w:p w14:paraId="6BFEA85F" w14:textId="77777777" w:rsidR="00E22E9D" w:rsidRPr="006316F8" w:rsidRDefault="00E22E9D" w:rsidP="006C5F28">
      <w:pPr>
        <w:pStyle w:val="ListParagraph"/>
        <w:numPr>
          <w:ilvl w:val="0"/>
          <w:numId w:val="8"/>
        </w:numPr>
        <w:jc w:val="both"/>
        <w:rPr>
          <w:rFonts w:ascii="Times New Roman" w:hAnsi="Times New Roman" w:cs="Times New Roman"/>
          <w:bCs/>
          <w:sz w:val="20"/>
          <w:szCs w:val="20"/>
          <w:lang w:val="da-DK"/>
        </w:rPr>
      </w:pPr>
      <w:r w:rsidRPr="006316F8">
        <w:rPr>
          <w:rFonts w:ascii="Times New Roman" w:hAnsi="Times New Roman" w:cs="Times New Roman"/>
          <w:bCs/>
          <w:sz w:val="20"/>
          <w:szCs w:val="20"/>
          <w:lang w:val="da-DK"/>
        </w:rPr>
        <w:t xml:space="preserve">Scenario B: Jonas attends </w:t>
      </w:r>
      <w:r w:rsidRPr="006316F8">
        <w:rPr>
          <w:rFonts w:ascii="Times New Roman" w:hAnsi="Times New Roman" w:cs="Times New Roman"/>
          <w:b/>
          <w:bCs/>
          <w:sz w:val="20"/>
          <w:szCs w:val="20"/>
        </w:rPr>
        <w:t>Sekundarschule</w:t>
      </w:r>
    </w:p>
    <w:p w14:paraId="1300F88D" w14:textId="77777777" w:rsidR="00E743BE" w:rsidRPr="00C65457" w:rsidRDefault="00E743BE" w:rsidP="00C65457">
      <w:pPr>
        <w:jc w:val="both"/>
        <w:rPr>
          <w:rFonts w:ascii="Times New Roman" w:hAnsi="Times New Roman" w:cs="Times New Roman"/>
          <w:sz w:val="20"/>
          <w:szCs w:val="20"/>
        </w:rPr>
      </w:pPr>
      <w:r w:rsidRPr="00C65457">
        <w:rPr>
          <w:rFonts w:ascii="Times New Roman" w:hAnsi="Times New Roman" w:cs="Times New Roman"/>
          <w:sz w:val="20"/>
          <w:szCs w:val="20"/>
        </w:rPr>
        <w:t xml:space="preserve">--- new page --- </w:t>
      </w:r>
    </w:p>
    <w:p w14:paraId="647F58BF" w14:textId="3F8528E2" w:rsidR="00E743BE" w:rsidDel="001C09B3" w:rsidRDefault="00E743BE" w:rsidP="00E743BE">
      <w:pPr>
        <w:jc w:val="both"/>
        <w:rPr>
          <w:del w:id="213" w:author="Anne Ardila Brenoe" w:date="2026-03-11T08:39:00Z" w16du:dateUtc="2026-03-11T07:39:00Z"/>
          <w:rFonts w:ascii="Times New Roman" w:hAnsi="Times New Roman" w:cs="Times New Roman"/>
          <w:sz w:val="20"/>
          <w:szCs w:val="20"/>
        </w:rPr>
      </w:pPr>
      <w:commentRangeStart w:id="214"/>
    </w:p>
    <w:p w14:paraId="61C483CF" w14:textId="1366A973" w:rsidR="00E743BE" w:rsidRPr="006316F8" w:rsidRDefault="00E743BE" w:rsidP="00E743BE">
      <w:pPr>
        <w:jc w:val="both"/>
        <w:rPr>
          <w:rFonts w:ascii="Times New Roman" w:hAnsi="Times New Roman" w:cs="Times New Roman"/>
          <w:sz w:val="20"/>
          <w:szCs w:val="20"/>
        </w:rPr>
      </w:pPr>
      <w:r w:rsidRPr="006316F8">
        <w:rPr>
          <w:rFonts w:ascii="Times New Roman" w:hAnsi="Times New Roman" w:cs="Times New Roman"/>
          <w:sz w:val="20"/>
          <w:szCs w:val="20"/>
        </w:rPr>
        <w:t xml:space="preserve">At </w:t>
      </w:r>
      <w:commentRangeEnd w:id="214"/>
      <w:r w:rsidR="001C09B3" w:rsidRPr="006316F8">
        <w:rPr>
          <w:rStyle w:val="CommentReference"/>
          <w:rFonts w:ascii="Times New Roman" w:hAnsi="Times New Roman" w:cs="Times New Roman"/>
          <w:sz w:val="20"/>
          <w:szCs w:val="20"/>
        </w:rPr>
        <w:commentReference w:id="214"/>
      </w:r>
      <w:r w:rsidRPr="006316F8">
        <w:rPr>
          <w:rFonts w:ascii="Times New Roman" w:hAnsi="Times New Roman" w:cs="Times New Roman"/>
          <w:sz w:val="20"/>
          <w:szCs w:val="20"/>
        </w:rPr>
        <w:t xml:space="preserve">age 17, how well do you think Jonas </w:t>
      </w:r>
      <w:r w:rsidRPr="006316F8">
        <w:rPr>
          <w:rFonts w:ascii="Times New Roman" w:hAnsi="Times New Roman" w:cs="Times New Roman"/>
          <w:b/>
          <w:bCs/>
          <w:sz w:val="20"/>
          <w:szCs w:val="20"/>
        </w:rPr>
        <w:t>feels mentally</w:t>
      </w:r>
      <w:r w:rsidRPr="006316F8">
        <w:rPr>
          <w:rFonts w:ascii="Times New Roman" w:hAnsi="Times New Roman" w:cs="Times New Roman"/>
          <w:sz w:val="20"/>
          <w:szCs w:val="20"/>
        </w:rPr>
        <w:t xml:space="preserve"> in each scenario?</w:t>
      </w:r>
    </w:p>
    <w:p w14:paraId="4B018A91" w14:textId="77777777" w:rsidR="00E743BE" w:rsidRPr="006316F8" w:rsidRDefault="00E743BE" w:rsidP="00E743BE">
      <w:pPr>
        <w:jc w:val="both"/>
        <w:rPr>
          <w:rFonts w:ascii="Times New Roman" w:hAnsi="Times New Roman" w:cs="Times New Roman"/>
          <w:i/>
          <w:iCs/>
          <w:sz w:val="20"/>
          <w:szCs w:val="20"/>
        </w:rPr>
      </w:pPr>
      <w:r w:rsidRPr="006316F8">
        <w:rPr>
          <w:rFonts w:ascii="Times New Roman" w:hAnsi="Times New Roman" w:cs="Times New Roman"/>
          <w:i/>
          <w:iCs/>
          <w:sz w:val="20"/>
          <w:szCs w:val="20"/>
        </w:rPr>
        <w:t>Scale: 0 to 10 (0 = Very poor, 10 = Excellent)</w:t>
      </w:r>
    </w:p>
    <w:p w14:paraId="152DCBDF" w14:textId="77777777" w:rsidR="00E743BE" w:rsidRPr="006316F8" w:rsidRDefault="00E743BE" w:rsidP="00E743BE">
      <w:pPr>
        <w:pStyle w:val="ListParagraph"/>
        <w:numPr>
          <w:ilvl w:val="0"/>
          <w:numId w:val="4"/>
        </w:numPr>
        <w:jc w:val="both"/>
        <w:rPr>
          <w:rFonts w:ascii="Times New Roman" w:hAnsi="Times New Roman" w:cs="Times New Roman"/>
          <w:bCs/>
          <w:sz w:val="20"/>
          <w:szCs w:val="20"/>
          <w:lang w:val="es-CO"/>
        </w:rPr>
      </w:pPr>
      <w:r w:rsidRPr="006316F8">
        <w:rPr>
          <w:rFonts w:ascii="Times New Roman" w:hAnsi="Times New Roman" w:cs="Times New Roman"/>
          <w:bCs/>
          <w:sz w:val="20"/>
          <w:szCs w:val="20"/>
          <w:lang w:val="es-CO"/>
        </w:rPr>
        <w:t xml:space="preserve">Scenario A: Jonas attends </w:t>
      </w:r>
      <w:r w:rsidRPr="006316F8">
        <w:rPr>
          <w:rFonts w:ascii="Times New Roman" w:hAnsi="Times New Roman" w:cs="Times New Roman"/>
          <w:b/>
          <w:sz w:val="20"/>
          <w:szCs w:val="20"/>
          <w:lang w:val="es-CO"/>
        </w:rPr>
        <w:t>Gymnasium</w:t>
      </w:r>
    </w:p>
    <w:p w14:paraId="18F2F2C5" w14:textId="77777777" w:rsidR="00E743BE" w:rsidRPr="008D3C18" w:rsidRDefault="00E743BE" w:rsidP="00E743BE">
      <w:pPr>
        <w:pStyle w:val="ListParagraph"/>
        <w:numPr>
          <w:ilvl w:val="0"/>
          <w:numId w:val="4"/>
        </w:numPr>
        <w:jc w:val="both"/>
        <w:rPr>
          <w:rFonts w:ascii="Times New Roman" w:hAnsi="Times New Roman" w:cs="Times New Roman"/>
          <w:sz w:val="20"/>
          <w:szCs w:val="20"/>
          <w:lang w:val="da-DK"/>
        </w:rPr>
      </w:pPr>
      <w:r w:rsidRPr="006316F8">
        <w:rPr>
          <w:rFonts w:ascii="Times New Roman" w:hAnsi="Times New Roman" w:cs="Times New Roman"/>
          <w:bCs/>
          <w:sz w:val="20"/>
          <w:szCs w:val="20"/>
          <w:lang w:val="da-DK"/>
        </w:rPr>
        <w:t xml:space="preserve">Scenario B: Jonas attends </w:t>
      </w:r>
      <w:r w:rsidRPr="006316F8">
        <w:rPr>
          <w:rFonts w:ascii="Times New Roman" w:hAnsi="Times New Roman" w:cs="Times New Roman"/>
          <w:b/>
          <w:bCs/>
          <w:sz w:val="20"/>
          <w:szCs w:val="20"/>
        </w:rPr>
        <w:t>Sekundarschule</w:t>
      </w:r>
    </w:p>
    <w:p w14:paraId="3B58315B" w14:textId="77777777" w:rsidR="00E743BE" w:rsidRPr="006316F8" w:rsidRDefault="00E743BE" w:rsidP="00E743BE">
      <w:pPr>
        <w:jc w:val="both"/>
        <w:rPr>
          <w:rFonts w:ascii="Times New Roman" w:hAnsi="Times New Roman" w:cs="Times New Roman"/>
          <w:bCs/>
          <w:i/>
          <w:iCs/>
          <w:sz w:val="20"/>
          <w:szCs w:val="20"/>
        </w:rPr>
      </w:pPr>
    </w:p>
    <w:p w14:paraId="416A35F8" w14:textId="77777777" w:rsidR="00E743BE" w:rsidRPr="006316F8" w:rsidRDefault="00E743BE" w:rsidP="00E743BE">
      <w:p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At </w:t>
      </w:r>
      <w:r w:rsidRPr="006316F8">
        <w:rPr>
          <w:rFonts w:ascii="Times New Roman" w:hAnsi="Times New Roman" w:cs="Times New Roman"/>
          <w:b/>
          <w:sz w:val="20"/>
          <w:szCs w:val="20"/>
        </w:rPr>
        <w:t>age 35</w:t>
      </w:r>
      <w:r w:rsidRPr="006316F8">
        <w:rPr>
          <w:rFonts w:ascii="Times New Roman" w:hAnsi="Times New Roman" w:cs="Times New Roman"/>
          <w:bCs/>
          <w:sz w:val="20"/>
          <w:szCs w:val="20"/>
        </w:rPr>
        <w:t xml:space="preserve">, how </w:t>
      </w:r>
      <w:r w:rsidRPr="006316F8">
        <w:rPr>
          <w:rFonts w:ascii="Times New Roman" w:hAnsi="Times New Roman" w:cs="Times New Roman"/>
          <w:b/>
          <w:sz w:val="20"/>
          <w:szCs w:val="20"/>
        </w:rPr>
        <w:t>satisfied</w:t>
      </w:r>
      <w:r w:rsidRPr="006316F8">
        <w:rPr>
          <w:rFonts w:ascii="Times New Roman" w:hAnsi="Times New Roman" w:cs="Times New Roman"/>
          <w:bCs/>
          <w:sz w:val="20"/>
          <w:szCs w:val="20"/>
        </w:rPr>
        <w:t xml:space="preserve"> do you think Jonas</w:t>
      </w:r>
      <w:r w:rsidRPr="006316F8">
        <w:rPr>
          <w:rFonts w:ascii="Times New Roman" w:hAnsi="Times New Roman" w:cs="Times New Roman"/>
          <w:b/>
          <w:sz w:val="20"/>
          <w:szCs w:val="20"/>
        </w:rPr>
        <w:t xml:space="preserve"> </w:t>
      </w:r>
      <w:r w:rsidRPr="006316F8">
        <w:rPr>
          <w:rFonts w:ascii="Times New Roman" w:hAnsi="Times New Roman" w:cs="Times New Roman"/>
          <w:bCs/>
          <w:sz w:val="20"/>
          <w:szCs w:val="20"/>
        </w:rPr>
        <w:t xml:space="preserve">will be with his </w:t>
      </w:r>
      <w:r w:rsidRPr="006316F8">
        <w:rPr>
          <w:rFonts w:ascii="Times New Roman" w:hAnsi="Times New Roman" w:cs="Times New Roman"/>
          <w:b/>
          <w:sz w:val="20"/>
          <w:szCs w:val="20"/>
        </w:rPr>
        <w:t xml:space="preserve">life </w:t>
      </w:r>
      <w:r w:rsidRPr="006316F8">
        <w:rPr>
          <w:rFonts w:ascii="Times New Roman" w:hAnsi="Times New Roman" w:cs="Times New Roman"/>
          <w:bCs/>
          <w:sz w:val="20"/>
          <w:szCs w:val="20"/>
        </w:rPr>
        <w:t xml:space="preserve">overall in each scenario? </w:t>
      </w:r>
    </w:p>
    <w:p w14:paraId="22A530A1" w14:textId="77777777" w:rsidR="00E743BE" w:rsidRPr="006316F8" w:rsidRDefault="00E743BE" w:rsidP="00E743BE">
      <w:pPr>
        <w:jc w:val="both"/>
        <w:rPr>
          <w:rFonts w:ascii="Times New Roman" w:hAnsi="Times New Roman" w:cs="Times New Roman"/>
          <w:bCs/>
          <w:i/>
          <w:iCs/>
          <w:sz w:val="20"/>
          <w:szCs w:val="20"/>
        </w:rPr>
      </w:pPr>
      <w:r w:rsidRPr="006316F8">
        <w:rPr>
          <w:rFonts w:ascii="Times New Roman" w:hAnsi="Times New Roman" w:cs="Times New Roman"/>
          <w:bCs/>
          <w:i/>
          <w:iCs/>
          <w:sz w:val="20"/>
          <w:szCs w:val="20"/>
        </w:rPr>
        <w:t>Scale: 0 to 10 (0 = Completely dissatisfied, 10 = Completely satisfied)</w:t>
      </w:r>
    </w:p>
    <w:p w14:paraId="3647598B" w14:textId="77777777" w:rsidR="00E743BE" w:rsidRPr="006316F8" w:rsidRDefault="00E743BE" w:rsidP="00E743BE">
      <w:pPr>
        <w:pStyle w:val="ListParagraph"/>
        <w:numPr>
          <w:ilvl w:val="0"/>
          <w:numId w:val="35"/>
        </w:numPr>
        <w:jc w:val="both"/>
        <w:rPr>
          <w:rFonts w:ascii="Times New Roman" w:hAnsi="Times New Roman" w:cs="Times New Roman"/>
          <w:bCs/>
          <w:sz w:val="20"/>
          <w:szCs w:val="20"/>
        </w:rPr>
      </w:pPr>
      <w:r w:rsidRPr="006316F8">
        <w:rPr>
          <w:rFonts w:ascii="Times New Roman" w:hAnsi="Times New Roman" w:cs="Times New Roman"/>
          <w:bCs/>
          <w:sz w:val="20"/>
          <w:szCs w:val="20"/>
        </w:rPr>
        <w:t xml:space="preserve">Scenario A: Jonas attends </w:t>
      </w:r>
      <w:r w:rsidRPr="006316F8">
        <w:rPr>
          <w:rFonts w:ascii="Times New Roman" w:hAnsi="Times New Roman" w:cs="Times New Roman"/>
          <w:b/>
          <w:sz w:val="20"/>
          <w:szCs w:val="20"/>
        </w:rPr>
        <w:t>Gymnasium</w:t>
      </w:r>
    </w:p>
    <w:p w14:paraId="6A430727" w14:textId="77777777" w:rsidR="00E743BE" w:rsidRPr="00B10945" w:rsidRDefault="00E743BE" w:rsidP="00E743BE">
      <w:pPr>
        <w:pStyle w:val="ListParagraph"/>
        <w:numPr>
          <w:ilvl w:val="0"/>
          <w:numId w:val="35"/>
        </w:numPr>
        <w:jc w:val="both"/>
        <w:rPr>
          <w:rFonts w:ascii="Times New Roman" w:hAnsi="Times New Roman" w:cs="Times New Roman"/>
          <w:bCs/>
          <w:sz w:val="20"/>
          <w:szCs w:val="20"/>
          <w:lang w:val="da-DK"/>
        </w:rPr>
      </w:pPr>
      <w:r w:rsidRPr="006316F8">
        <w:rPr>
          <w:rFonts w:ascii="Times New Roman" w:hAnsi="Times New Roman" w:cs="Times New Roman"/>
          <w:bCs/>
          <w:sz w:val="20"/>
          <w:szCs w:val="20"/>
          <w:lang w:val="da-DK"/>
        </w:rPr>
        <w:t xml:space="preserve">Scenario B: Jonas attends </w:t>
      </w:r>
      <w:r w:rsidRPr="006316F8">
        <w:rPr>
          <w:rFonts w:ascii="Times New Roman" w:hAnsi="Times New Roman" w:cs="Times New Roman"/>
          <w:b/>
          <w:bCs/>
          <w:sz w:val="20"/>
          <w:szCs w:val="20"/>
        </w:rPr>
        <w:t>Sekundarschule</w:t>
      </w:r>
    </w:p>
    <w:p w14:paraId="5E986479" w14:textId="77777777" w:rsidR="004B47E7" w:rsidRPr="006316F8" w:rsidRDefault="004B47E7" w:rsidP="004B47E7">
      <w:pPr>
        <w:jc w:val="both"/>
        <w:rPr>
          <w:rFonts w:ascii="Times New Roman" w:hAnsi="Times New Roman" w:cs="Times New Roman"/>
          <w:sz w:val="20"/>
          <w:szCs w:val="20"/>
          <w:lang w:val="de-CH"/>
        </w:rPr>
      </w:pPr>
    </w:p>
    <w:p w14:paraId="194211C5" w14:textId="77777777" w:rsidR="003D6733" w:rsidRPr="006316F8" w:rsidRDefault="003D6733" w:rsidP="003D6733">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3B9F2F40" w14:textId="466005DC" w:rsidR="00576B49" w:rsidRPr="006316F8" w:rsidDel="00353A21" w:rsidRDefault="00576B49" w:rsidP="00664B12">
      <w:pPr>
        <w:jc w:val="both"/>
        <w:rPr>
          <w:del w:id="215" w:author="Anne Ardila Brenoe" w:date="2026-03-11T08:40:00Z" w16du:dateUtc="2026-03-11T07:40:00Z"/>
          <w:rFonts w:ascii="Times New Roman" w:hAnsi="Times New Roman" w:cs="Times New Roman"/>
          <w:b/>
          <w:sz w:val="20"/>
          <w:szCs w:val="20"/>
        </w:rPr>
      </w:pPr>
    </w:p>
    <w:p w14:paraId="26CCABB5" w14:textId="189DAAF6" w:rsidR="0007064F" w:rsidRPr="006316F8" w:rsidRDefault="0007064F" w:rsidP="0007064F">
      <w:pPr>
        <w:jc w:val="both"/>
        <w:rPr>
          <w:rFonts w:ascii="Times New Roman" w:hAnsi="Times New Roman" w:cs="Times New Roman"/>
          <w:sz w:val="20"/>
          <w:szCs w:val="20"/>
        </w:rPr>
      </w:pPr>
      <w:r w:rsidRPr="006316F8">
        <w:rPr>
          <w:rFonts w:ascii="Times New Roman" w:hAnsi="Times New Roman" w:cs="Times New Roman"/>
          <w:sz w:val="20"/>
          <w:szCs w:val="20"/>
        </w:rPr>
        <w:t xml:space="preserve">How </w:t>
      </w:r>
      <w:r w:rsidRPr="006316F8">
        <w:rPr>
          <w:rFonts w:ascii="Times New Roman" w:hAnsi="Times New Roman" w:cs="Times New Roman"/>
          <w:b/>
          <w:bCs/>
          <w:sz w:val="20"/>
          <w:szCs w:val="20"/>
        </w:rPr>
        <w:t>confident</w:t>
      </w:r>
      <w:r w:rsidRPr="006316F8">
        <w:rPr>
          <w:rFonts w:ascii="Times New Roman" w:hAnsi="Times New Roman" w:cs="Times New Roman"/>
          <w:sz w:val="20"/>
          <w:szCs w:val="20"/>
        </w:rPr>
        <w:t xml:space="preserve"> are you in your answers to the previous questions about </w:t>
      </w:r>
      <w:r w:rsidR="00190E08" w:rsidRPr="006316F8">
        <w:rPr>
          <w:rFonts w:ascii="Times New Roman" w:hAnsi="Times New Roman" w:cs="Times New Roman"/>
          <w:sz w:val="20"/>
          <w:szCs w:val="20"/>
        </w:rPr>
        <w:t>Jonas</w:t>
      </w:r>
      <w:r w:rsidRPr="006316F8">
        <w:rPr>
          <w:rFonts w:ascii="Times New Roman" w:hAnsi="Times New Roman" w:cs="Times New Roman"/>
          <w:sz w:val="20"/>
          <w:szCs w:val="20"/>
        </w:rPr>
        <w:t>?</w:t>
      </w:r>
    </w:p>
    <w:p w14:paraId="00EEB521" w14:textId="77777777" w:rsidR="00AB3BB1" w:rsidRPr="006316F8" w:rsidRDefault="00AB3BB1" w:rsidP="00AB3BB1">
      <w:pPr>
        <w:pStyle w:val="ListParagraph"/>
        <w:numPr>
          <w:ilvl w:val="0"/>
          <w:numId w:val="51"/>
        </w:numPr>
        <w:jc w:val="both"/>
        <w:rPr>
          <w:rFonts w:ascii="Times New Roman" w:hAnsi="Times New Roman" w:cs="Times New Roman"/>
          <w:bCs/>
          <w:sz w:val="20"/>
          <w:szCs w:val="20"/>
        </w:rPr>
      </w:pPr>
      <w:r w:rsidRPr="006316F8">
        <w:rPr>
          <w:rFonts w:ascii="Times New Roman" w:hAnsi="Times New Roman" w:cs="Times New Roman"/>
          <w:bCs/>
          <w:sz w:val="20"/>
          <w:szCs w:val="20"/>
        </w:rPr>
        <w:t>Not at all confident</w:t>
      </w:r>
    </w:p>
    <w:p w14:paraId="60A7717A" w14:textId="77777777" w:rsidR="00AB3BB1" w:rsidRPr="006316F8" w:rsidRDefault="00AB3BB1" w:rsidP="00AB3BB1">
      <w:pPr>
        <w:pStyle w:val="ListParagraph"/>
        <w:numPr>
          <w:ilvl w:val="0"/>
          <w:numId w:val="51"/>
        </w:numPr>
        <w:jc w:val="both"/>
        <w:rPr>
          <w:rFonts w:ascii="Times New Roman" w:hAnsi="Times New Roman" w:cs="Times New Roman"/>
          <w:bCs/>
          <w:sz w:val="20"/>
          <w:szCs w:val="20"/>
        </w:rPr>
      </w:pPr>
      <w:r>
        <w:rPr>
          <w:rFonts w:ascii="Times New Roman" w:hAnsi="Times New Roman" w:cs="Times New Roman"/>
          <w:bCs/>
          <w:sz w:val="20"/>
          <w:szCs w:val="20"/>
        </w:rPr>
        <w:t>A little</w:t>
      </w:r>
      <w:r w:rsidRPr="006316F8">
        <w:rPr>
          <w:rFonts w:ascii="Times New Roman" w:hAnsi="Times New Roman" w:cs="Times New Roman"/>
          <w:bCs/>
          <w:sz w:val="20"/>
          <w:szCs w:val="20"/>
        </w:rPr>
        <w:t xml:space="preserve"> confident</w:t>
      </w:r>
    </w:p>
    <w:p w14:paraId="12B941E5" w14:textId="77777777" w:rsidR="00AB3BB1" w:rsidRPr="006316F8" w:rsidRDefault="00AB3BB1" w:rsidP="00AB3BB1">
      <w:pPr>
        <w:pStyle w:val="ListParagraph"/>
        <w:numPr>
          <w:ilvl w:val="0"/>
          <w:numId w:val="51"/>
        </w:numPr>
        <w:jc w:val="both"/>
        <w:rPr>
          <w:rFonts w:ascii="Times New Roman" w:hAnsi="Times New Roman" w:cs="Times New Roman"/>
          <w:bCs/>
          <w:sz w:val="20"/>
          <w:szCs w:val="20"/>
        </w:rPr>
      </w:pPr>
      <w:r>
        <w:rPr>
          <w:rFonts w:ascii="Times New Roman" w:hAnsi="Times New Roman" w:cs="Times New Roman"/>
          <w:bCs/>
          <w:sz w:val="20"/>
          <w:szCs w:val="20"/>
        </w:rPr>
        <w:t xml:space="preserve">Somewhat </w:t>
      </w:r>
      <w:r w:rsidRPr="006316F8">
        <w:rPr>
          <w:rFonts w:ascii="Times New Roman" w:hAnsi="Times New Roman" w:cs="Times New Roman"/>
          <w:bCs/>
          <w:sz w:val="20"/>
          <w:szCs w:val="20"/>
        </w:rPr>
        <w:t>confident</w:t>
      </w:r>
    </w:p>
    <w:p w14:paraId="6821B4B2" w14:textId="77777777" w:rsidR="00AB3BB1" w:rsidRPr="006316F8" w:rsidRDefault="00AB3BB1" w:rsidP="00AB3BB1">
      <w:pPr>
        <w:pStyle w:val="ListParagraph"/>
        <w:numPr>
          <w:ilvl w:val="0"/>
          <w:numId w:val="51"/>
        </w:numPr>
        <w:jc w:val="both"/>
        <w:rPr>
          <w:rFonts w:ascii="Times New Roman" w:hAnsi="Times New Roman" w:cs="Times New Roman"/>
          <w:bCs/>
          <w:sz w:val="20"/>
          <w:szCs w:val="20"/>
        </w:rPr>
      </w:pPr>
      <w:r>
        <w:rPr>
          <w:rFonts w:ascii="Times New Roman" w:hAnsi="Times New Roman" w:cs="Times New Roman"/>
          <w:bCs/>
          <w:sz w:val="20"/>
          <w:szCs w:val="20"/>
        </w:rPr>
        <w:t xml:space="preserve">Quite </w:t>
      </w:r>
      <w:r w:rsidRPr="006316F8">
        <w:rPr>
          <w:rFonts w:ascii="Times New Roman" w:hAnsi="Times New Roman" w:cs="Times New Roman"/>
          <w:bCs/>
          <w:sz w:val="20"/>
          <w:szCs w:val="20"/>
        </w:rPr>
        <w:t>confident</w:t>
      </w:r>
    </w:p>
    <w:p w14:paraId="701E0DF1" w14:textId="77777777" w:rsidR="00AB3BB1" w:rsidRPr="006316F8" w:rsidRDefault="00AB3BB1" w:rsidP="00AB3BB1">
      <w:pPr>
        <w:pStyle w:val="ListParagraph"/>
        <w:numPr>
          <w:ilvl w:val="0"/>
          <w:numId w:val="51"/>
        </w:numPr>
        <w:jc w:val="both"/>
        <w:rPr>
          <w:rFonts w:ascii="Times New Roman" w:hAnsi="Times New Roman" w:cs="Times New Roman"/>
          <w:bCs/>
          <w:sz w:val="20"/>
          <w:szCs w:val="20"/>
        </w:rPr>
      </w:pPr>
      <w:r w:rsidRPr="006316F8">
        <w:rPr>
          <w:rFonts w:ascii="Times New Roman" w:hAnsi="Times New Roman" w:cs="Times New Roman"/>
          <w:bCs/>
          <w:sz w:val="20"/>
          <w:szCs w:val="20"/>
        </w:rPr>
        <w:t>Very confident</w:t>
      </w:r>
    </w:p>
    <w:p w14:paraId="4D4734C8" w14:textId="77777777" w:rsidR="0091726C" w:rsidRPr="006316F8" w:rsidRDefault="0091726C" w:rsidP="00664B12">
      <w:pPr>
        <w:jc w:val="both"/>
        <w:rPr>
          <w:rFonts w:ascii="Times New Roman" w:hAnsi="Times New Roman" w:cs="Times New Roman"/>
          <w:sz w:val="20"/>
          <w:szCs w:val="20"/>
        </w:rPr>
      </w:pPr>
    </w:p>
    <w:p w14:paraId="0BC36802" w14:textId="77777777" w:rsidR="001D085A" w:rsidRPr="006316F8" w:rsidRDefault="001D085A" w:rsidP="001D085A">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24C8EEAC" w14:textId="02CD62BB" w:rsidR="00E3319D" w:rsidRPr="006316F8" w:rsidDel="00353A21" w:rsidRDefault="00E3319D" w:rsidP="00664B12">
      <w:pPr>
        <w:jc w:val="both"/>
        <w:rPr>
          <w:del w:id="216" w:author="Anne Ardila Brenoe" w:date="2026-03-11T08:40:00Z" w16du:dateUtc="2026-03-11T07:40:00Z"/>
          <w:rFonts w:ascii="Times New Roman" w:hAnsi="Times New Roman" w:cs="Times New Roman"/>
          <w:sz w:val="20"/>
          <w:szCs w:val="20"/>
        </w:rPr>
      </w:pPr>
    </w:p>
    <w:p w14:paraId="4332AED1" w14:textId="32AC52CA" w:rsidR="001655EB" w:rsidRPr="006316F8" w:rsidRDefault="001655EB" w:rsidP="00664B12">
      <w:pPr>
        <w:jc w:val="both"/>
        <w:rPr>
          <w:rFonts w:ascii="Times New Roman" w:hAnsi="Times New Roman" w:cs="Times New Roman"/>
          <w:b/>
          <w:bCs/>
          <w:sz w:val="20"/>
          <w:szCs w:val="20"/>
        </w:rPr>
      </w:pPr>
      <w:r w:rsidRPr="006316F8">
        <w:rPr>
          <w:rFonts w:ascii="Times New Roman" w:hAnsi="Times New Roman" w:cs="Times New Roman"/>
          <w:b/>
          <w:bCs/>
          <w:sz w:val="20"/>
          <w:szCs w:val="20"/>
          <w:highlight w:val="lightGray"/>
        </w:rPr>
        <w:t xml:space="preserve">Advice to </w:t>
      </w:r>
      <w:r w:rsidR="00824F3E" w:rsidRPr="006316F8">
        <w:rPr>
          <w:rFonts w:ascii="Times New Roman" w:hAnsi="Times New Roman" w:cs="Times New Roman"/>
          <w:b/>
          <w:bCs/>
          <w:sz w:val="20"/>
          <w:szCs w:val="20"/>
          <w:highlight w:val="lightGray"/>
        </w:rPr>
        <w:t>“marginal” Student</w:t>
      </w:r>
    </w:p>
    <w:p w14:paraId="76AC2ED7" w14:textId="015EBE81" w:rsidR="00F54C13" w:rsidRPr="006316F8" w:rsidRDefault="00F54C13" w:rsidP="00F54C13">
      <w:pPr>
        <w:jc w:val="both"/>
        <w:rPr>
          <w:rFonts w:ascii="Times New Roman" w:hAnsi="Times New Roman" w:cs="Times New Roman"/>
          <w:sz w:val="20"/>
          <w:szCs w:val="20"/>
        </w:rPr>
      </w:pPr>
      <w:r w:rsidRPr="006316F8">
        <w:rPr>
          <w:rFonts w:ascii="Times New Roman" w:hAnsi="Times New Roman" w:cs="Times New Roman"/>
          <w:sz w:val="20"/>
          <w:szCs w:val="20"/>
        </w:rPr>
        <w:t xml:space="preserve">Now think about </w:t>
      </w:r>
      <w:r w:rsidRPr="00C65457">
        <w:rPr>
          <w:rFonts w:ascii="Times New Roman" w:hAnsi="Times New Roman" w:cs="Times New Roman"/>
          <w:b/>
          <w:bCs/>
          <w:sz w:val="20"/>
          <w:szCs w:val="20"/>
        </w:rPr>
        <w:t>Jonas</w:t>
      </w:r>
      <w:r w:rsidRPr="006316F8">
        <w:rPr>
          <w:rFonts w:ascii="Times New Roman" w:hAnsi="Times New Roman" w:cs="Times New Roman"/>
          <w:sz w:val="20"/>
          <w:szCs w:val="20"/>
        </w:rPr>
        <w:t xml:space="preserve"> at the </w:t>
      </w:r>
      <w:r w:rsidRPr="00C65457">
        <w:rPr>
          <w:rFonts w:ascii="Times New Roman" w:hAnsi="Times New Roman" w:cs="Times New Roman"/>
          <w:b/>
          <w:bCs/>
          <w:sz w:val="20"/>
          <w:szCs w:val="20"/>
        </w:rPr>
        <w:t>beginning of 6</w:t>
      </w:r>
      <w:r w:rsidRPr="00C65457">
        <w:rPr>
          <w:rFonts w:ascii="Times New Roman" w:hAnsi="Times New Roman" w:cs="Times New Roman"/>
          <w:b/>
          <w:bCs/>
          <w:sz w:val="20"/>
          <w:szCs w:val="20"/>
          <w:vertAlign w:val="superscript"/>
        </w:rPr>
        <w:t>th</w:t>
      </w:r>
      <w:r w:rsidR="008D005E" w:rsidRPr="00C65457">
        <w:rPr>
          <w:rFonts w:ascii="Times New Roman" w:hAnsi="Times New Roman" w:cs="Times New Roman"/>
          <w:b/>
          <w:bCs/>
          <w:sz w:val="20"/>
          <w:szCs w:val="20"/>
        </w:rPr>
        <w:t xml:space="preserve"> </w:t>
      </w:r>
      <w:r w:rsidRPr="00C65457">
        <w:rPr>
          <w:rFonts w:ascii="Times New Roman" w:hAnsi="Times New Roman" w:cs="Times New Roman"/>
          <w:b/>
          <w:bCs/>
          <w:sz w:val="20"/>
          <w:szCs w:val="20"/>
        </w:rPr>
        <w:t>grade</w:t>
      </w:r>
      <w:r w:rsidRPr="006316F8">
        <w:rPr>
          <w:rFonts w:ascii="Times New Roman" w:hAnsi="Times New Roman" w:cs="Times New Roman"/>
          <w:sz w:val="20"/>
          <w:szCs w:val="20"/>
        </w:rPr>
        <w:t>. The Gymnasium entrance exam (ZAP/Gymiprüfung) is in about six months.</w:t>
      </w:r>
    </w:p>
    <w:p w14:paraId="0A58DD77" w14:textId="77777777" w:rsidR="008D005E" w:rsidRPr="006316F8" w:rsidRDefault="008D005E" w:rsidP="00F54C13">
      <w:pPr>
        <w:jc w:val="both"/>
        <w:rPr>
          <w:rFonts w:ascii="Times New Roman" w:hAnsi="Times New Roman" w:cs="Times New Roman"/>
          <w:sz w:val="20"/>
          <w:szCs w:val="20"/>
        </w:rPr>
      </w:pPr>
      <w:r w:rsidRPr="00C65457">
        <w:rPr>
          <w:rFonts w:ascii="Times New Roman" w:hAnsi="Times New Roman" w:cs="Times New Roman"/>
          <w:sz w:val="20"/>
          <w:szCs w:val="20"/>
        </w:rPr>
        <w:t>Do</w:t>
      </w:r>
      <w:r w:rsidRPr="006316F8">
        <w:rPr>
          <w:rFonts w:ascii="Times New Roman" w:hAnsi="Times New Roman" w:cs="Times New Roman"/>
          <w:b/>
          <w:bCs/>
          <w:sz w:val="20"/>
          <w:szCs w:val="20"/>
        </w:rPr>
        <w:t xml:space="preserve"> you</w:t>
      </w:r>
      <w:r w:rsidRPr="006316F8">
        <w:rPr>
          <w:rFonts w:ascii="Times New Roman" w:hAnsi="Times New Roman" w:cs="Times New Roman"/>
          <w:sz w:val="20"/>
          <w:szCs w:val="20"/>
        </w:rPr>
        <w:t xml:space="preserve"> </w:t>
      </w:r>
      <w:r w:rsidRPr="00C65457">
        <w:rPr>
          <w:rFonts w:ascii="Times New Roman" w:hAnsi="Times New Roman" w:cs="Times New Roman"/>
          <w:b/>
          <w:bCs/>
          <w:sz w:val="20"/>
          <w:szCs w:val="20"/>
        </w:rPr>
        <w:t>think</w:t>
      </w:r>
      <w:r w:rsidRPr="006316F8">
        <w:rPr>
          <w:rFonts w:ascii="Times New Roman" w:hAnsi="Times New Roman" w:cs="Times New Roman"/>
          <w:sz w:val="20"/>
          <w:szCs w:val="20"/>
        </w:rPr>
        <w:t xml:space="preserve"> Jonas should take the Gymnasium entrance exam?</w:t>
      </w:r>
    </w:p>
    <w:p w14:paraId="5208BA4C" w14:textId="6C48812C" w:rsidR="00F54C13" w:rsidRPr="006316F8" w:rsidRDefault="00F54C13" w:rsidP="006C5F28">
      <w:pPr>
        <w:pStyle w:val="ListParagraph"/>
        <w:numPr>
          <w:ilvl w:val="0"/>
          <w:numId w:val="17"/>
        </w:numPr>
        <w:jc w:val="both"/>
        <w:rPr>
          <w:rFonts w:ascii="Times New Roman" w:hAnsi="Times New Roman" w:cs="Times New Roman"/>
          <w:sz w:val="20"/>
          <w:szCs w:val="20"/>
        </w:rPr>
      </w:pPr>
      <w:r w:rsidRPr="006316F8">
        <w:rPr>
          <w:rFonts w:ascii="Times New Roman" w:hAnsi="Times New Roman" w:cs="Times New Roman"/>
          <w:sz w:val="20"/>
          <w:szCs w:val="20"/>
        </w:rPr>
        <w:t>No</w:t>
      </w:r>
    </w:p>
    <w:p w14:paraId="33DFD96B" w14:textId="5D9A2822" w:rsidR="00F54C13" w:rsidRPr="006316F8" w:rsidRDefault="00F54C13" w:rsidP="006C5F28">
      <w:pPr>
        <w:pStyle w:val="ListParagraph"/>
        <w:numPr>
          <w:ilvl w:val="0"/>
          <w:numId w:val="17"/>
        </w:numPr>
        <w:jc w:val="both"/>
        <w:rPr>
          <w:rFonts w:ascii="Times New Roman" w:hAnsi="Times New Roman" w:cs="Times New Roman"/>
          <w:sz w:val="20"/>
          <w:szCs w:val="20"/>
        </w:rPr>
      </w:pPr>
      <w:r w:rsidRPr="006316F8">
        <w:rPr>
          <w:rFonts w:ascii="Times New Roman" w:hAnsi="Times New Roman" w:cs="Times New Roman"/>
          <w:sz w:val="20"/>
          <w:szCs w:val="20"/>
        </w:rPr>
        <w:t>Probably no</w:t>
      </w:r>
    </w:p>
    <w:p w14:paraId="2DA4A641" w14:textId="4D26802F" w:rsidR="00F54C13" w:rsidRPr="006316F8" w:rsidRDefault="00F54C13" w:rsidP="006C5F28">
      <w:pPr>
        <w:pStyle w:val="ListParagraph"/>
        <w:numPr>
          <w:ilvl w:val="0"/>
          <w:numId w:val="17"/>
        </w:numPr>
        <w:jc w:val="both"/>
        <w:rPr>
          <w:rFonts w:ascii="Times New Roman" w:hAnsi="Times New Roman" w:cs="Times New Roman"/>
          <w:sz w:val="20"/>
          <w:szCs w:val="20"/>
        </w:rPr>
      </w:pPr>
      <w:r w:rsidRPr="006316F8">
        <w:rPr>
          <w:rFonts w:ascii="Times New Roman" w:hAnsi="Times New Roman" w:cs="Times New Roman"/>
          <w:sz w:val="20"/>
          <w:szCs w:val="20"/>
        </w:rPr>
        <w:t>Probably yes</w:t>
      </w:r>
    </w:p>
    <w:p w14:paraId="208AD0ED" w14:textId="17DB5AF3" w:rsidR="00F54C13" w:rsidRPr="006316F8" w:rsidRDefault="00F54C13" w:rsidP="006C5F28">
      <w:pPr>
        <w:pStyle w:val="ListParagraph"/>
        <w:numPr>
          <w:ilvl w:val="0"/>
          <w:numId w:val="17"/>
        </w:numPr>
        <w:jc w:val="both"/>
        <w:rPr>
          <w:rFonts w:ascii="Times New Roman" w:hAnsi="Times New Roman" w:cs="Times New Roman"/>
          <w:sz w:val="20"/>
          <w:szCs w:val="20"/>
        </w:rPr>
      </w:pPr>
      <w:r w:rsidRPr="006316F8">
        <w:rPr>
          <w:rFonts w:ascii="Times New Roman" w:hAnsi="Times New Roman" w:cs="Times New Roman"/>
          <w:sz w:val="20"/>
          <w:szCs w:val="20"/>
        </w:rPr>
        <w:t>Yes</w:t>
      </w:r>
    </w:p>
    <w:p w14:paraId="5811A8B6" w14:textId="7F5BC302" w:rsidR="003A00D1" w:rsidRPr="006316F8" w:rsidRDefault="00365E9D" w:rsidP="009E077C">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7A1B41F0" w14:textId="192C9758" w:rsidR="00365E9D" w:rsidRPr="006316F8" w:rsidRDefault="00996600" w:rsidP="00365E9D">
      <w:pPr>
        <w:jc w:val="both"/>
        <w:rPr>
          <w:rFonts w:ascii="Times New Roman" w:hAnsi="Times New Roman" w:cs="Times New Roman"/>
          <w:sz w:val="20"/>
          <w:szCs w:val="20"/>
        </w:rPr>
      </w:pPr>
      <w:r w:rsidRPr="006316F8">
        <w:rPr>
          <w:rFonts w:ascii="Times New Roman" w:hAnsi="Times New Roman" w:cs="Times New Roman"/>
          <w:sz w:val="20"/>
          <w:szCs w:val="20"/>
        </w:rPr>
        <w:t>I</w:t>
      </w:r>
      <w:r w:rsidR="00365E9D" w:rsidRPr="006316F8">
        <w:rPr>
          <w:rFonts w:ascii="Times New Roman" w:hAnsi="Times New Roman" w:cs="Times New Roman"/>
          <w:sz w:val="20"/>
          <w:szCs w:val="20"/>
        </w:rPr>
        <w:t xml:space="preserve">magine that Jonas and his parents have decided that he will </w:t>
      </w:r>
      <w:r w:rsidR="00365E9D" w:rsidRPr="006316F8">
        <w:rPr>
          <w:rFonts w:ascii="Times New Roman" w:hAnsi="Times New Roman" w:cs="Times New Roman"/>
          <w:b/>
          <w:bCs/>
          <w:sz w:val="20"/>
          <w:szCs w:val="20"/>
        </w:rPr>
        <w:t>take the exam</w:t>
      </w:r>
      <w:r w:rsidR="00365E9D" w:rsidRPr="006316F8">
        <w:rPr>
          <w:rFonts w:ascii="Times New Roman" w:hAnsi="Times New Roman" w:cs="Times New Roman"/>
          <w:sz w:val="20"/>
          <w:szCs w:val="20"/>
        </w:rPr>
        <w:t>. He has about six months to prepare.</w:t>
      </w:r>
      <w:r w:rsidR="00B44AF7" w:rsidRPr="006316F8">
        <w:rPr>
          <w:rFonts w:ascii="Times New Roman" w:hAnsi="Times New Roman" w:cs="Times New Roman"/>
          <w:sz w:val="20"/>
          <w:szCs w:val="20"/>
        </w:rPr>
        <w:t xml:space="preserve"> Preparing for the exam takes </w:t>
      </w:r>
      <w:r w:rsidR="00B44AF7" w:rsidRPr="006316F8">
        <w:rPr>
          <w:rFonts w:ascii="Times New Roman" w:hAnsi="Times New Roman" w:cs="Times New Roman"/>
          <w:b/>
          <w:bCs/>
          <w:sz w:val="20"/>
          <w:szCs w:val="20"/>
        </w:rPr>
        <w:t>time</w:t>
      </w:r>
      <w:r w:rsidR="00B44AF7" w:rsidRPr="006316F8">
        <w:rPr>
          <w:rFonts w:ascii="Times New Roman" w:hAnsi="Times New Roman" w:cs="Times New Roman"/>
          <w:sz w:val="20"/>
          <w:szCs w:val="20"/>
        </w:rPr>
        <w:t xml:space="preserve"> away from other activities (for example, sports or time with friends).</w:t>
      </w:r>
    </w:p>
    <w:p w14:paraId="4BC94CA8" w14:textId="39C530D3" w:rsidR="00365E9D" w:rsidRPr="006316F8" w:rsidRDefault="00365E9D" w:rsidP="00365E9D">
      <w:pPr>
        <w:jc w:val="both"/>
        <w:rPr>
          <w:rFonts w:ascii="Times New Roman" w:hAnsi="Times New Roman" w:cs="Times New Roman"/>
          <w:sz w:val="20"/>
          <w:szCs w:val="20"/>
        </w:rPr>
      </w:pPr>
      <w:r w:rsidRPr="006316F8">
        <w:rPr>
          <w:rFonts w:ascii="Times New Roman" w:hAnsi="Times New Roman" w:cs="Times New Roman"/>
          <w:sz w:val="20"/>
          <w:szCs w:val="20"/>
        </w:rPr>
        <w:t xml:space="preserve">How many </w:t>
      </w:r>
      <w:r w:rsidRPr="006316F8">
        <w:rPr>
          <w:rFonts w:ascii="Times New Roman" w:hAnsi="Times New Roman" w:cs="Times New Roman"/>
          <w:b/>
          <w:bCs/>
          <w:sz w:val="20"/>
          <w:szCs w:val="20"/>
        </w:rPr>
        <w:t>hours per week</w:t>
      </w:r>
      <w:r w:rsidRPr="006316F8">
        <w:rPr>
          <w:rFonts w:ascii="Times New Roman" w:hAnsi="Times New Roman" w:cs="Times New Roman"/>
          <w:sz w:val="20"/>
          <w:szCs w:val="20"/>
        </w:rPr>
        <w:t xml:space="preserve">, on average, would you recommend that Jonas </w:t>
      </w:r>
      <w:r w:rsidRPr="006316F8">
        <w:rPr>
          <w:rFonts w:ascii="Times New Roman" w:hAnsi="Times New Roman" w:cs="Times New Roman"/>
          <w:b/>
          <w:bCs/>
          <w:sz w:val="20"/>
          <w:szCs w:val="20"/>
        </w:rPr>
        <w:t>practices for the exam</w:t>
      </w:r>
      <w:r w:rsidRPr="006316F8">
        <w:rPr>
          <w:rFonts w:ascii="Times New Roman" w:hAnsi="Times New Roman" w:cs="Times New Roman"/>
          <w:sz w:val="20"/>
          <w:szCs w:val="20"/>
        </w:rPr>
        <w:t xml:space="preserve"> during the next six months?</w:t>
      </w:r>
      <w:r w:rsidR="00996600" w:rsidRPr="006316F8">
        <w:rPr>
          <w:rFonts w:ascii="Times New Roman" w:hAnsi="Times New Roman" w:cs="Times New Roman"/>
          <w:sz w:val="20"/>
          <w:szCs w:val="20"/>
        </w:rPr>
        <w:t xml:space="preserve"> </w:t>
      </w:r>
      <w:r w:rsidR="00996600" w:rsidRPr="006316F8">
        <w:rPr>
          <w:rFonts w:ascii="Times New Roman" w:hAnsi="Times New Roman" w:cs="Times New Roman"/>
          <w:i/>
          <w:iCs/>
          <w:sz w:val="20"/>
          <w:szCs w:val="20"/>
        </w:rPr>
        <w:t>Please include any time spent on tutoring, test preparation courses, or practice at home.</w:t>
      </w:r>
    </w:p>
    <w:p w14:paraId="6E2DC0A4" w14:textId="0FA4C60A" w:rsidR="00365E9D" w:rsidRPr="006316F8" w:rsidRDefault="00365E9D" w:rsidP="00365E9D">
      <w:pPr>
        <w:jc w:val="both"/>
        <w:rPr>
          <w:rFonts w:ascii="Times New Roman" w:hAnsi="Times New Roman" w:cs="Times New Roman"/>
          <w:sz w:val="20"/>
          <w:szCs w:val="20"/>
        </w:rPr>
      </w:pPr>
      <w:r w:rsidRPr="006316F8">
        <w:rPr>
          <w:rFonts w:ascii="Times New Roman" w:hAnsi="Times New Roman" w:cs="Times New Roman"/>
          <w:sz w:val="20"/>
          <w:szCs w:val="20"/>
        </w:rPr>
        <w:lastRenderedPageBreak/>
        <w:t>Dropdown (hours per week):</w:t>
      </w:r>
      <w:r w:rsidR="005A4721" w:rsidRPr="006316F8">
        <w:rPr>
          <w:rFonts w:ascii="Times New Roman" w:hAnsi="Times New Roman" w:cs="Times New Roman"/>
          <w:sz w:val="20"/>
          <w:szCs w:val="20"/>
        </w:rPr>
        <w:t xml:space="preserve"> </w:t>
      </w:r>
      <w:r w:rsidRPr="006316F8">
        <w:rPr>
          <w:rFonts w:ascii="Times New Roman" w:hAnsi="Times New Roman" w:cs="Times New Roman"/>
          <w:sz w:val="20"/>
          <w:szCs w:val="20"/>
        </w:rPr>
        <w:t xml:space="preserve">0; </w:t>
      </w:r>
      <w:r w:rsidR="005A4721" w:rsidRPr="006316F8">
        <w:rPr>
          <w:rFonts w:ascii="Times New Roman" w:hAnsi="Times New Roman" w:cs="Times New Roman"/>
          <w:sz w:val="20"/>
          <w:szCs w:val="20"/>
        </w:rPr>
        <w:t xml:space="preserve">0.5; </w:t>
      </w:r>
      <w:r w:rsidRPr="006316F8">
        <w:rPr>
          <w:rFonts w:ascii="Times New Roman" w:hAnsi="Times New Roman" w:cs="Times New Roman"/>
          <w:sz w:val="20"/>
          <w:szCs w:val="20"/>
        </w:rPr>
        <w:t>1; 2; 3; 4; 5;</w:t>
      </w:r>
      <w:r w:rsidR="00EB2CFE">
        <w:rPr>
          <w:rFonts w:ascii="Times New Roman" w:hAnsi="Times New Roman" w:cs="Times New Roman"/>
          <w:sz w:val="20"/>
          <w:szCs w:val="20"/>
        </w:rPr>
        <w:t xml:space="preserve"> 6-7; 8-9; …</w:t>
      </w:r>
      <w:r w:rsidRPr="006316F8">
        <w:rPr>
          <w:rFonts w:ascii="Times New Roman" w:hAnsi="Times New Roman" w:cs="Times New Roman"/>
          <w:sz w:val="20"/>
          <w:szCs w:val="20"/>
        </w:rPr>
        <w:t xml:space="preserve">; </w:t>
      </w:r>
      <w:r w:rsidR="0003491A">
        <w:rPr>
          <w:rFonts w:ascii="Times New Roman" w:hAnsi="Times New Roman" w:cs="Times New Roman"/>
          <w:sz w:val="20"/>
          <w:szCs w:val="20"/>
        </w:rPr>
        <w:t xml:space="preserve">18-19; </w:t>
      </w:r>
      <w:r w:rsidRPr="006316F8">
        <w:rPr>
          <w:rFonts w:ascii="Times New Roman" w:hAnsi="Times New Roman" w:cs="Times New Roman"/>
          <w:sz w:val="20"/>
          <w:szCs w:val="20"/>
        </w:rPr>
        <w:t>2</w:t>
      </w:r>
      <w:r w:rsidR="0003491A">
        <w:rPr>
          <w:rFonts w:ascii="Times New Roman" w:hAnsi="Times New Roman" w:cs="Times New Roman"/>
          <w:sz w:val="20"/>
          <w:szCs w:val="20"/>
        </w:rPr>
        <w:t>0</w:t>
      </w:r>
      <w:r w:rsidR="00865D00" w:rsidRPr="006316F8">
        <w:rPr>
          <w:rFonts w:ascii="Times New Roman" w:hAnsi="Times New Roman" w:cs="Times New Roman"/>
          <w:sz w:val="20"/>
          <w:szCs w:val="20"/>
        </w:rPr>
        <w:t xml:space="preserve"> </w:t>
      </w:r>
      <w:r w:rsidRPr="006316F8">
        <w:rPr>
          <w:rFonts w:ascii="Times New Roman" w:hAnsi="Times New Roman" w:cs="Times New Roman"/>
          <w:sz w:val="20"/>
          <w:szCs w:val="20"/>
        </w:rPr>
        <w:t>or more</w:t>
      </w:r>
    </w:p>
    <w:p w14:paraId="52ACF2BB" w14:textId="77777777" w:rsidR="001A4D64" w:rsidRPr="006316F8" w:rsidRDefault="001A4D64" w:rsidP="001B40AA">
      <w:pPr>
        <w:jc w:val="both"/>
        <w:rPr>
          <w:rFonts w:ascii="Times New Roman" w:hAnsi="Times New Roman" w:cs="Times New Roman"/>
          <w:sz w:val="20"/>
          <w:szCs w:val="20"/>
        </w:rPr>
      </w:pPr>
    </w:p>
    <w:p w14:paraId="104FE16E" w14:textId="42896DE7" w:rsidR="001B40AA" w:rsidRPr="006316F8" w:rsidRDefault="001B40AA" w:rsidP="001B40AA">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2DB05602" w14:textId="3D885D43" w:rsidR="001D085A" w:rsidRPr="006316F8" w:rsidRDefault="007870F1" w:rsidP="00664B12">
      <w:pPr>
        <w:jc w:val="both"/>
        <w:rPr>
          <w:rFonts w:ascii="Times New Roman" w:hAnsi="Times New Roman" w:cs="Times New Roman"/>
          <w:sz w:val="20"/>
          <w:szCs w:val="20"/>
        </w:rPr>
      </w:pPr>
      <w:del w:id="217" w:author="Abraham Raju" w:date="2026-03-10T22:50:00Z" w16du:dateUtc="2026-03-10T21:50:00Z">
        <w:r w:rsidRPr="006316F8" w:rsidDel="009432AB">
          <w:rPr>
            <w:rFonts w:ascii="Times New Roman" w:hAnsi="Times New Roman" w:cs="Times New Roman"/>
            <w:sz w:val="20"/>
            <w:szCs w:val="20"/>
          </w:rPr>
          <w:delText xml:space="preserve"> </w:delText>
        </w:r>
      </w:del>
      <w:r w:rsidR="00266CC7" w:rsidRPr="006316F8">
        <w:rPr>
          <w:rFonts w:ascii="Times New Roman" w:hAnsi="Times New Roman" w:cs="Times New Roman"/>
          <w:b/>
          <w:sz w:val="20"/>
          <w:szCs w:val="20"/>
          <w:highlight w:val="lightGray"/>
        </w:rPr>
        <w:t>P</w:t>
      </w:r>
      <w:r w:rsidRPr="006316F8">
        <w:rPr>
          <w:rFonts w:ascii="Times New Roman" w:hAnsi="Times New Roman" w:cs="Times New Roman"/>
          <w:b/>
          <w:sz w:val="20"/>
          <w:szCs w:val="20"/>
          <w:highlight w:val="lightGray"/>
        </w:rPr>
        <w:t>olicy preferences</w:t>
      </w:r>
    </w:p>
    <w:p w14:paraId="66563274" w14:textId="60741380" w:rsidR="00423E5C" w:rsidRPr="006316F8" w:rsidRDefault="00423E5C" w:rsidP="00423E5C">
      <w:pPr>
        <w:jc w:val="both"/>
        <w:rPr>
          <w:rFonts w:ascii="Times New Roman" w:hAnsi="Times New Roman" w:cs="Times New Roman"/>
          <w:sz w:val="20"/>
          <w:szCs w:val="20"/>
        </w:rPr>
      </w:pPr>
      <w:r w:rsidRPr="006316F8">
        <w:rPr>
          <w:rFonts w:ascii="Times New Roman" w:hAnsi="Times New Roman" w:cs="Times New Roman"/>
          <w:sz w:val="20"/>
          <w:szCs w:val="20"/>
        </w:rPr>
        <w:t xml:space="preserve">Thinking about </w:t>
      </w:r>
      <w:r w:rsidRPr="006316F8">
        <w:rPr>
          <w:rFonts w:ascii="Times New Roman" w:hAnsi="Times New Roman" w:cs="Times New Roman"/>
          <w:b/>
          <w:bCs/>
          <w:sz w:val="20"/>
          <w:szCs w:val="20"/>
        </w:rPr>
        <w:t>education policy</w:t>
      </w:r>
      <w:r w:rsidRPr="006316F8">
        <w:rPr>
          <w:rFonts w:ascii="Times New Roman" w:hAnsi="Times New Roman" w:cs="Times New Roman"/>
          <w:sz w:val="20"/>
          <w:szCs w:val="20"/>
        </w:rPr>
        <w:t xml:space="preserve"> in the Canton of Zurich, </w:t>
      </w:r>
      <w:del w:id="218" w:author="Anne Ardila Brenoe" w:date="2026-03-11T08:50:00Z" w16du:dateUtc="2026-03-11T07:50:00Z">
        <w:r w:rsidRPr="001E6038" w:rsidDel="003B3F22">
          <w:rPr>
            <w:rFonts w:ascii="Times New Roman" w:hAnsi="Times New Roman" w:cs="Times New Roman"/>
            <w:b/>
            <w:bCs/>
            <w:sz w:val="20"/>
            <w:szCs w:val="20"/>
            <w:rPrChange w:id="219" w:author="Anne Ardila Brenoe" w:date="2026-03-11T08:50:00Z" w16du:dateUtc="2026-03-11T07:50:00Z">
              <w:rPr>
                <w:rFonts w:ascii="Times New Roman" w:hAnsi="Times New Roman" w:cs="Times New Roman"/>
                <w:sz w:val="20"/>
                <w:szCs w:val="20"/>
              </w:rPr>
            </w:rPrChange>
          </w:rPr>
          <w:delText xml:space="preserve">to what extent </w:delText>
        </w:r>
      </w:del>
      <w:r w:rsidRPr="001E6038">
        <w:rPr>
          <w:rFonts w:ascii="Times New Roman" w:hAnsi="Times New Roman" w:cs="Times New Roman"/>
          <w:b/>
          <w:bCs/>
          <w:sz w:val="20"/>
          <w:szCs w:val="20"/>
          <w:rPrChange w:id="220" w:author="Anne Ardila Brenoe" w:date="2026-03-11T08:50:00Z" w16du:dateUtc="2026-03-11T07:50:00Z">
            <w:rPr>
              <w:rFonts w:ascii="Times New Roman" w:hAnsi="Times New Roman" w:cs="Times New Roman"/>
              <w:sz w:val="20"/>
              <w:szCs w:val="20"/>
            </w:rPr>
          </w:rPrChange>
        </w:rPr>
        <w:t xml:space="preserve">do </w:t>
      </w:r>
      <w:r w:rsidRPr="001E6038">
        <w:rPr>
          <w:rFonts w:ascii="Times New Roman" w:hAnsi="Times New Roman" w:cs="Times New Roman"/>
          <w:b/>
          <w:bCs/>
          <w:sz w:val="20"/>
          <w:szCs w:val="20"/>
        </w:rPr>
        <w:t>you</w:t>
      </w:r>
      <w:r w:rsidRPr="001E6038">
        <w:rPr>
          <w:rFonts w:ascii="Times New Roman" w:hAnsi="Times New Roman" w:cs="Times New Roman"/>
          <w:b/>
          <w:bCs/>
          <w:sz w:val="20"/>
          <w:szCs w:val="20"/>
          <w:rPrChange w:id="221" w:author="Anne Ardila Brenoe" w:date="2026-03-11T08:50:00Z" w16du:dateUtc="2026-03-11T07:50:00Z">
            <w:rPr>
              <w:rFonts w:ascii="Times New Roman" w:hAnsi="Times New Roman" w:cs="Times New Roman"/>
              <w:sz w:val="20"/>
              <w:szCs w:val="20"/>
            </w:rPr>
          </w:rPrChange>
        </w:rPr>
        <w:t xml:space="preserve"> support or oppose</w:t>
      </w:r>
      <w:r w:rsidRPr="006316F8">
        <w:rPr>
          <w:rFonts w:ascii="Times New Roman" w:hAnsi="Times New Roman" w:cs="Times New Roman"/>
          <w:sz w:val="20"/>
          <w:szCs w:val="20"/>
        </w:rPr>
        <w:t xml:space="preserve"> each </w:t>
      </w:r>
      <w:ins w:id="222" w:author="Anne Ardila Brenoe" w:date="2026-03-11T08:50:00Z" w16du:dateUtc="2026-03-11T07:50:00Z">
        <w:r w:rsidR="00837F0B">
          <w:rPr>
            <w:rFonts w:ascii="Times New Roman" w:hAnsi="Times New Roman" w:cs="Times New Roman"/>
            <w:sz w:val="20"/>
            <w:szCs w:val="20"/>
          </w:rPr>
          <w:t xml:space="preserve">of the following </w:t>
        </w:r>
      </w:ins>
      <w:r w:rsidRPr="006316F8">
        <w:rPr>
          <w:rFonts w:ascii="Times New Roman" w:hAnsi="Times New Roman" w:cs="Times New Roman"/>
          <w:sz w:val="20"/>
          <w:szCs w:val="20"/>
        </w:rPr>
        <w:t>proposal</w:t>
      </w:r>
      <w:ins w:id="223" w:author="Anne Ardila Brenoe" w:date="2026-03-11T08:50:00Z" w16du:dateUtc="2026-03-11T07:50:00Z">
        <w:r w:rsidR="00837F0B">
          <w:rPr>
            <w:rFonts w:ascii="Times New Roman" w:hAnsi="Times New Roman" w:cs="Times New Roman"/>
            <w:sz w:val="20"/>
            <w:szCs w:val="20"/>
          </w:rPr>
          <w:t>s</w:t>
        </w:r>
      </w:ins>
      <w:r w:rsidRPr="006316F8">
        <w:rPr>
          <w:rFonts w:ascii="Times New Roman" w:hAnsi="Times New Roman" w:cs="Times New Roman"/>
          <w:sz w:val="20"/>
          <w:szCs w:val="20"/>
        </w:rPr>
        <w:t>?</w:t>
      </w:r>
    </w:p>
    <w:p w14:paraId="6D4D6AB3" w14:textId="15353A72" w:rsidR="00423E5C" w:rsidRPr="006316F8" w:rsidRDefault="00423E5C" w:rsidP="006C5F28">
      <w:pPr>
        <w:pStyle w:val="ListParagraph"/>
        <w:numPr>
          <w:ilvl w:val="0"/>
          <w:numId w:val="15"/>
        </w:numPr>
        <w:jc w:val="both"/>
        <w:rPr>
          <w:rFonts w:ascii="Times New Roman" w:hAnsi="Times New Roman" w:cs="Times New Roman"/>
          <w:sz w:val="20"/>
          <w:szCs w:val="20"/>
        </w:rPr>
      </w:pPr>
      <w:r w:rsidRPr="006316F8">
        <w:rPr>
          <w:rFonts w:ascii="Times New Roman" w:hAnsi="Times New Roman" w:cs="Times New Roman"/>
          <w:sz w:val="20"/>
          <w:szCs w:val="20"/>
        </w:rPr>
        <w:t>Strongly oppose</w:t>
      </w:r>
    </w:p>
    <w:p w14:paraId="6DB36F2A" w14:textId="054283A0" w:rsidR="00423E5C" w:rsidRPr="006316F8" w:rsidRDefault="00423E5C" w:rsidP="006C5F28">
      <w:pPr>
        <w:pStyle w:val="ListParagraph"/>
        <w:numPr>
          <w:ilvl w:val="0"/>
          <w:numId w:val="15"/>
        </w:numPr>
        <w:jc w:val="both"/>
        <w:rPr>
          <w:rFonts w:ascii="Times New Roman" w:hAnsi="Times New Roman" w:cs="Times New Roman"/>
          <w:sz w:val="20"/>
          <w:szCs w:val="20"/>
        </w:rPr>
      </w:pPr>
      <w:r w:rsidRPr="006316F8">
        <w:rPr>
          <w:rFonts w:ascii="Times New Roman" w:hAnsi="Times New Roman" w:cs="Times New Roman"/>
          <w:sz w:val="20"/>
          <w:szCs w:val="20"/>
        </w:rPr>
        <w:t>Somewhat oppose</w:t>
      </w:r>
    </w:p>
    <w:p w14:paraId="3979CDA7" w14:textId="60BEEC66" w:rsidR="00423E5C" w:rsidRPr="006316F8" w:rsidRDefault="00423E5C" w:rsidP="006C5F28">
      <w:pPr>
        <w:pStyle w:val="ListParagraph"/>
        <w:numPr>
          <w:ilvl w:val="0"/>
          <w:numId w:val="15"/>
        </w:numPr>
        <w:jc w:val="both"/>
        <w:rPr>
          <w:rFonts w:ascii="Times New Roman" w:hAnsi="Times New Roman" w:cs="Times New Roman"/>
          <w:sz w:val="20"/>
          <w:szCs w:val="20"/>
        </w:rPr>
      </w:pPr>
      <w:r w:rsidRPr="006316F8">
        <w:rPr>
          <w:rFonts w:ascii="Times New Roman" w:hAnsi="Times New Roman" w:cs="Times New Roman"/>
          <w:sz w:val="20"/>
          <w:szCs w:val="20"/>
        </w:rPr>
        <w:t xml:space="preserve">Neither </w:t>
      </w:r>
      <w:ins w:id="224" w:author="Anne Ardila Brenoe" w:date="2026-03-11T08:51:00Z" w16du:dateUtc="2026-03-11T07:51:00Z">
        <w:r w:rsidR="002C618C" w:rsidRPr="006316F8">
          <w:rPr>
            <w:rFonts w:ascii="Times New Roman" w:hAnsi="Times New Roman" w:cs="Times New Roman"/>
            <w:sz w:val="20"/>
            <w:szCs w:val="20"/>
          </w:rPr>
          <w:t>support</w:t>
        </w:r>
        <w:r w:rsidR="002C618C">
          <w:rPr>
            <w:rFonts w:ascii="Times New Roman" w:hAnsi="Times New Roman" w:cs="Times New Roman"/>
            <w:sz w:val="20"/>
            <w:szCs w:val="20"/>
          </w:rPr>
          <w:t xml:space="preserve"> nor</w:t>
        </w:r>
        <w:r w:rsidR="002C618C" w:rsidRPr="006316F8">
          <w:rPr>
            <w:rFonts w:ascii="Times New Roman" w:hAnsi="Times New Roman" w:cs="Times New Roman"/>
            <w:sz w:val="20"/>
            <w:szCs w:val="20"/>
          </w:rPr>
          <w:t xml:space="preserve"> </w:t>
        </w:r>
      </w:ins>
      <w:r w:rsidRPr="006316F8">
        <w:rPr>
          <w:rFonts w:ascii="Times New Roman" w:hAnsi="Times New Roman" w:cs="Times New Roman"/>
          <w:sz w:val="20"/>
          <w:szCs w:val="20"/>
        </w:rPr>
        <w:t xml:space="preserve">oppose </w:t>
      </w:r>
      <w:del w:id="225" w:author="Anne Ardila Brenoe" w:date="2026-03-11T08:51:00Z" w16du:dateUtc="2026-03-11T07:51:00Z">
        <w:r w:rsidRPr="006316F8" w:rsidDel="002C618C">
          <w:rPr>
            <w:rFonts w:ascii="Times New Roman" w:hAnsi="Times New Roman" w:cs="Times New Roman"/>
            <w:sz w:val="20"/>
            <w:szCs w:val="20"/>
          </w:rPr>
          <w:delText>nor support</w:delText>
        </w:r>
      </w:del>
    </w:p>
    <w:p w14:paraId="168548C1" w14:textId="52F9FB0E" w:rsidR="00423E5C" w:rsidRPr="006316F8" w:rsidRDefault="00423E5C" w:rsidP="006C5F28">
      <w:pPr>
        <w:pStyle w:val="ListParagraph"/>
        <w:numPr>
          <w:ilvl w:val="0"/>
          <w:numId w:val="15"/>
        </w:numPr>
        <w:jc w:val="both"/>
        <w:rPr>
          <w:rFonts w:ascii="Times New Roman" w:hAnsi="Times New Roman" w:cs="Times New Roman"/>
          <w:sz w:val="20"/>
          <w:szCs w:val="20"/>
        </w:rPr>
      </w:pPr>
      <w:r w:rsidRPr="006316F8">
        <w:rPr>
          <w:rFonts w:ascii="Times New Roman" w:hAnsi="Times New Roman" w:cs="Times New Roman"/>
          <w:sz w:val="20"/>
          <w:szCs w:val="20"/>
        </w:rPr>
        <w:t>Somewhat support</w:t>
      </w:r>
    </w:p>
    <w:p w14:paraId="217E2E81" w14:textId="77777777" w:rsidR="00423E5C" w:rsidRPr="00AC7F62" w:rsidRDefault="00423E5C" w:rsidP="006C5F28">
      <w:pPr>
        <w:pStyle w:val="ListParagraph"/>
        <w:numPr>
          <w:ilvl w:val="0"/>
          <w:numId w:val="15"/>
        </w:numPr>
        <w:jc w:val="both"/>
        <w:rPr>
          <w:rFonts w:ascii="Times New Roman" w:hAnsi="Times New Roman" w:cs="Times New Roman"/>
          <w:sz w:val="20"/>
          <w:szCs w:val="20"/>
        </w:rPr>
      </w:pPr>
      <w:r w:rsidRPr="00AC7F62">
        <w:rPr>
          <w:rFonts w:ascii="Times New Roman" w:hAnsi="Times New Roman" w:cs="Times New Roman"/>
          <w:sz w:val="20"/>
          <w:szCs w:val="20"/>
        </w:rPr>
        <w:t xml:space="preserve">Strongly support </w:t>
      </w:r>
    </w:p>
    <w:p w14:paraId="74233957" w14:textId="77777777" w:rsidR="00623B64" w:rsidRPr="00AC7F62" w:rsidRDefault="00623B64" w:rsidP="00623B64">
      <w:pPr>
        <w:jc w:val="both"/>
        <w:rPr>
          <w:rFonts w:ascii="Times New Roman" w:hAnsi="Times New Roman" w:cs="Times New Roman"/>
          <w:sz w:val="20"/>
          <w:szCs w:val="20"/>
          <w:highlight w:val="green"/>
          <w:rPrChange w:id="226" w:author="Anne Ardila Brenoe" w:date="2026-03-11T08:43:00Z" w16du:dateUtc="2026-03-11T07:43:00Z">
            <w:rPr>
              <w:rFonts w:cs="Times New Roman"/>
              <w:sz w:val="20"/>
              <w:szCs w:val="20"/>
              <w:highlight w:val="green"/>
            </w:rPr>
          </w:rPrChange>
        </w:rPr>
      </w:pPr>
    </w:p>
    <w:p w14:paraId="38949E78" w14:textId="7BBDED78" w:rsidR="009B4E23" w:rsidRPr="00AC7F62" w:rsidRDefault="00623B64" w:rsidP="009B4E23">
      <w:pPr>
        <w:jc w:val="both"/>
        <w:rPr>
          <w:rFonts w:ascii="Times New Roman" w:hAnsi="Times New Roman" w:cs="Times New Roman"/>
          <w:sz w:val="20"/>
          <w:szCs w:val="20"/>
          <w:rPrChange w:id="227" w:author="Anne Ardila Brenoe" w:date="2026-03-11T08:43:00Z" w16du:dateUtc="2026-03-11T07:43:00Z">
            <w:rPr>
              <w:rFonts w:cs="Times New Roman"/>
              <w:sz w:val="20"/>
              <w:szCs w:val="20"/>
            </w:rPr>
          </w:rPrChange>
        </w:rPr>
      </w:pPr>
      <w:r w:rsidRPr="00AC7F62">
        <w:rPr>
          <w:rFonts w:ascii="Times New Roman" w:hAnsi="Times New Roman" w:cs="Times New Roman"/>
          <w:sz w:val="20"/>
          <w:szCs w:val="20"/>
          <w:highlight w:val="green"/>
          <w:rPrChange w:id="228" w:author="Anne Ardila Brenoe" w:date="2026-03-11T08:43:00Z" w16du:dateUtc="2026-03-11T07:43:00Z">
            <w:rPr>
              <w:rFonts w:cs="Times New Roman"/>
              <w:sz w:val="20"/>
              <w:szCs w:val="20"/>
              <w:highlight w:val="green"/>
            </w:rPr>
          </w:rPrChange>
        </w:rPr>
        <w:t>[</w:t>
      </w:r>
      <w:r w:rsidR="00C0478D" w:rsidRPr="00AC7F62">
        <w:rPr>
          <w:rFonts w:ascii="Times New Roman" w:hAnsi="Times New Roman" w:cs="Times New Roman"/>
          <w:sz w:val="20"/>
          <w:szCs w:val="20"/>
          <w:highlight w:val="green"/>
          <w:rPrChange w:id="229" w:author="Anne Ardila Brenoe" w:date="2026-03-11T08:43:00Z" w16du:dateUtc="2026-03-11T07:43:00Z">
            <w:rPr>
              <w:rFonts w:cs="Times New Roman"/>
              <w:sz w:val="20"/>
              <w:szCs w:val="20"/>
            </w:rPr>
          </w:rPrChange>
        </w:rPr>
        <w:t xml:space="preserve">randomly show 4 </w:t>
      </w:r>
      <w:del w:id="230" w:author="Anne Ardila Brenoe" w:date="2026-03-11T08:56:00Z" w16du:dateUtc="2026-03-11T07:56:00Z">
        <w:r w:rsidR="00C0478D" w:rsidRPr="00AC7F62" w:rsidDel="005D66EC">
          <w:rPr>
            <w:rFonts w:ascii="Times New Roman" w:hAnsi="Times New Roman" w:cs="Times New Roman"/>
            <w:sz w:val="20"/>
            <w:szCs w:val="20"/>
            <w:highlight w:val="green"/>
            <w:rPrChange w:id="231" w:author="Anne Ardila Brenoe" w:date="2026-03-11T08:43:00Z" w16du:dateUtc="2026-03-11T07:43:00Z">
              <w:rPr>
                <w:rFonts w:cs="Times New Roman"/>
                <w:sz w:val="20"/>
                <w:szCs w:val="20"/>
              </w:rPr>
            </w:rPrChange>
          </w:rPr>
          <w:delText>questions</w:delText>
        </w:r>
      </w:del>
      <w:ins w:id="232" w:author="Anne Ardila Brenoe" w:date="2026-03-11T08:56:00Z" w16du:dateUtc="2026-03-11T07:56:00Z">
        <w:r w:rsidR="005D66EC">
          <w:rPr>
            <w:rFonts w:ascii="Times New Roman" w:hAnsi="Times New Roman" w:cs="Times New Roman"/>
            <w:sz w:val="20"/>
            <w:szCs w:val="20"/>
            <w:highlight w:val="green"/>
          </w:rPr>
          <w:t>proposals</w:t>
        </w:r>
      </w:ins>
      <w:r w:rsidR="00C0478D" w:rsidRPr="00AC7F62">
        <w:rPr>
          <w:rFonts w:ascii="Times New Roman" w:hAnsi="Times New Roman" w:cs="Times New Roman"/>
          <w:sz w:val="20"/>
          <w:szCs w:val="20"/>
          <w:highlight w:val="green"/>
          <w:rPrChange w:id="233" w:author="Anne Ardila Brenoe" w:date="2026-03-11T08:43:00Z" w16du:dateUtc="2026-03-11T07:43:00Z">
            <w:rPr>
              <w:rFonts w:cs="Times New Roman"/>
              <w:sz w:val="20"/>
              <w:szCs w:val="20"/>
            </w:rPr>
          </w:rPrChange>
        </w:rPr>
        <w:t>]</w:t>
      </w:r>
      <w:r w:rsidRPr="00AC7F62">
        <w:rPr>
          <w:rFonts w:ascii="Times New Roman" w:hAnsi="Times New Roman" w:cs="Times New Roman"/>
          <w:sz w:val="20"/>
          <w:szCs w:val="20"/>
          <w:rPrChange w:id="234" w:author="Anne Ardila Brenoe" w:date="2026-03-11T08:43:00Z" w16du:dateUtc="2026-03-11T07:43:00Z">
            <w:rPr>
              <w:rFonts w:cs="Times New Roman"/>
              <w:sz w:val="20"/>
              <w:szCs w:val="20"/>
            </w:rPr>
          </w:rPrChange>
        </w:rPr>
        <w:t xml:space="preserve"> </w:t>
      </w:r>
    </w:p>
    <w:p w14:paraId="4BEE0218" w14:textId="52D6D07E" w:rsidR="005928F1" w:rsidRPr="00AC7F62" w:rsidRDefault="002C618C">
      <w:pPr>
        <w:pStyle w:val="ListParagraph"/>
        <w:numPr>
          <w:ilvl w:val="0"/>
          <w:numId w:val="60"/>
        </w:numPr>
        <w:jc w:val="both"/>
        <w:rPr>
          <w:rFonts w:ascii="Times New Roman" w:hAnsi="Times New Roman" w:cs="Times New Roman"/>
          <w:sz w:val="20"/>
          <w:szCs w:val="20"/>
          <w:rPrChange w:id="235" w:author="Anne Ardila Brenoe" w:date="2026-03-11T08:43:00Z" w16du:dateUtc="2026-03-11T07:43:00Z">
            <w:rPr>
              <w:rFonts w:cs="Times New Roman"/>
              <w:sz w:val="20"/>
              <w:szCs w:val="20"/>
            </w:rPr>
          </w:rPrChange>
        </w:rPr>
        <w:pPrChange w:id="236" w:author="Anne Ardila Brenoe" w:date="2026-03-11T08:55:00Z" w16du:dateUtc="2026-03-11T07:55:00Z">
          <w:pPr>
            <w:pStyle w:val="ListParagraph"/>
            <w:numPr>
              <w:numId w:val="12"/>
            </w:numPr>
            <w:ind w:hanging="360"/>
            <w:jc w:val="both"/>
          </w:pPr>
        </w:pPrChange>
      </w:pPr>
      <w:ins w:id="237" w:author="Anne Ardila Brenoe" w:date="2026-03-11T08:52:00Z" w16du:dateUtc="2026-03-11T07:52:00Z">
        <w:r>
          <w:rPr>
            <w:rFonts w:ascii="Times New Roman" w:hAnsi="Times New Roman" w:cs="Times New Roman"/>
            <w:sz w:val="20"/>
            <w:szCs w:val="20"/>
          </w:rPr>
          <w:t>Increase the number of places</w:t>
        </w:r>
      </w:ins>
      <w:del w:id="238" w:author="Anne Ardila Brenoe" w:date="2026-03-11T08:52:00Z" w16du:dateUtc="2026-03-11T07:52:00Z">
        <w:r w:rsidR="005928F1" w:rsidRPr="00AC7F62" w:rsidDel="002C618C">
          <w:rPr>
            <w:rFonts w:ascii="Times New Roman" w:hAnsi="Times New Roman" w:cs="Times New Roman"/>
            <w:sz w:val="20"/>
            <w:szCs w:val="20"/>
            <w:rPrChange w:id="239" w:author="Anne Ardila Brenoe" w:date="2026-03-11T08:43:00Z" w16du:dateUtc="2026-03-11T07:43:00Z">
              <w:rPr>
                <w:rFonts w:cs="Times New Roman"/>
                <w:sz w:val="20"/>
                <w:szCs w:val="20"/>
              </w:rPr>
            </w:rPrChange>
          </w:rPr>
          <w:delText>Expand seats</w:delText>
        </w:r>
      </w:del>
      <w:r w:rsidR="005928F1" w:rsidRPr="00AC7F62">
        <w:rPr>
          <w:rFonts w:ascii="Times New Roman" w:hAnsi="Times New Roman" w:cs="Times New Roman"/>
          <w:sz w:val="20"/>
          <w:szCs w:val="20"/>
          <w:rPrChange w:id="240" w:author="Anne Ardila Brenoe" w:date="2026-03-11T08:43:00Z" w16du:dateUtc="2026-03-11T07:43:00Z">
            <w:rPr>
              <w:rFonts w:cs="Times New Roman"/>
              <w:sz w:val="20"/>
              <w:szCs w:val="20"/>
            </w:rPr>
          </w:rPrChange>
        </w:rPr>
        <w:t xml:space="preserve"> in Gymnasium</w:t>
      </w:r>
      <w:del w:id="241" w:author="Anne Ardila Brenoe" w:date="2026-03-11T08:52:00Z" w16du:dateUtc="2026-03-11T07:52:00Z">
        <w:r w:rsidR="005928F1" w:rsidRPr="00AC7F62" w:rsidDel="002C618C">
          <w:rPr>
            <w:rFonts w:ascii="Times New Roman" w:hAnsi="Times New Roman" w:cs="Times New Roman"/>
            <w:sz w:val="20"/>
            <w:szCs w:val="20"/>
            <w:rPrChange w:id="242" w:author="Anne Ardila Brenoe" w:date="2026-03-11T08:43:00Z" w16du:dateUtc="2026-03-11T07:43:00Z">
              <w:rPr>
                <w:rFonts w:cs="Times New Roman"/>
                <w:sz w:val="20"/>
                <w:szCs w:val="20"/>
              </w:rPr>
            </w:rPrChange>
          </w:rPr>
          <w:delText xml:space="preserve"> by increasing the number of places</w:delText>
        </w:r>
      </w:del>
      <w:ins w:id="243" w:author="Anne Ardila Brenoe" w:date="2026-03-11T08:44:00Z" w16du:dateUtc="2026-03-11T07:44:00Z">
        <w:r w:rsidR="009A368C">
          <w:rPr>
            <w:rFonts w:ascii="Times New Roman" w:hAnsi="Times New Roman" w:cs="Times New Roman"/>
            <w:sz w:val="20"/>
            <w:szCs w:val="20"/>
          </w:rPr>
          <w:t>.</w:t>
        </w:r>
      </w:ins>
    </w:p>
    <w:p w14:paraId="70341542" w14:textId="1F48B442" w:rsidR="005928F1" w:rsidRPr="00AC7F62" w:rsidRDefault="005928F1">
      <w:pPr>
        <w:pStyle w:val="ListParagraph"/>
        <w:numPr>
          <w:ilvl w:val="0"/>
          <w:numId w:val="60"/>
        </w:numPr>
        <w:jc w:val="both"/>
        <w:rPr>
          <w:rFonts w:ascii="Times New Roman" w:hAnsi="Times New Roman" w:cs="Times New Roman"/>
          <w:sz w:val="20"/>
          <w:szCs w:val="20"/>
          <w:rPrChange w:id="244" w:author="Anne Ardila Brenoe" w:date="2026-03-11T08:43:00Z" w16du:dateUtc="2026-03-11T07:43:00Z">
            <w:rPr>
              <w:rFonts w:cs="Times New Roman"/>
              <w:sz w:val="20"/>
              <w:szCs w:val="20"/>
            </w:rPr>
          </w:rPrChange>
        </w:rPr>
        <w:pPrChange w:id="245" w:author="Anne Ardila Brenoe" w:date="2026-03-11T08:55:00Z" w16du:dateUtc="2026-03-11T07:55:00Z">
          <w:pPr>
            <w:pStyle w:val="ListParagraph"/>
            <w:numPr>
              <w:numId w:val="12"/>
            </w:numPr>
            <w:ind w:hanging="360"/>
            <w:jc w:val="both"/>
          </w:pPr>
        </w:pPrChange>
      </w:pPr>
      <w:r w:rsidRPr="00AC7F62">
        <w:rPr>
          <w:rFonts w:ascii="Times New Roman" w:hAnsi="Times New Roman" w:cs="Times New Roman"/>
          <w:sz w:val="20"/>
          <w:szCs w:val="20"/>
          <w:rPrChange w:id="246" w:author="Anne Ardila Brenoe" w:date="2026-03-11T08:43:00Z" w16du:dateUtc="2026-03-11T07:43:00Z">
            <w:rPr>
              <w:rFonts w:cs="Times New Roman"/>
              <w:sz w:val="20"/>
              <w:szCs w:val="20"/>
            </w:rPr>
          </w:rPrChange>
        </w:rPr>
        <w:t xml:space="preserve">Invest more in </w:t>
      </w:r>
      <w:del w:id="247" w:author="Anne Ardila Brenoe" w:date="2026-03-11T08:52:00Z" w16du:dateUtc="2026-03-11T07:52:00Z">
        <w:r w:rsidRPr="00AC7F62" w:rsidDel="00F1145C">
          <w:rPr>
            <w:rFonts w:ascii="Times New Roman" w:hAnsi="Times New Roman" w:cs="Times New Roman"/>
            <w:sz w:val="20"/>
            <w:szCs w:val="20"/>
            <w:rPrChange w:id="248" w:author="Anne Ardila Brenoe" w:date="2026-03-11T08:43:00Z" w16du:dateUtc="2026-03-11T07:43:00Z">
              <w:rPr>
                <w:rFonts w:cs="Times New Roman"/>
                <w:sz w:val="20"/>
                <w:szCs w:val="20"/>
              </w:rPr>
            </w:rPrChange>
          </w:rPr>
          <w:delText xml:space="preserve">increasing </w:delText>
        </w:r>
      </w:del>
      <w:r w:rsidRPr="00AC7F62">
        <w:rPr>
          <w:rFonts w:ascii="Times New Roman" w:hAnsi="Times New Roman" w:cs="Times New Roman"/>
          <w:sz w:val="20"/>
          <w:szCs w:val="20"/>
          <w:rPrChange w:id="249" w:author="Anne Ardila Brenoe" w:date="2026-03-11T08:43:00Z" w16du:dateUtc="2026-03-11T07:43:00Z">
            <w:rPr>
              <w:rFonts w:cs="Times New Roman"/>
              <w:sz w:val="20"/>
              <w:szCs w:val="20"/>
            </w:rPr>
          </w:rPrChange>
        </w:rPr>
        <w:t>the quality and attractiveness of vocational education.</w:t>
      </w:r>
    </w:p>
    <w:p w14:paraId="095DB260" w14:textId="4D7B0632" w:rsidR="005928F1" w:rsidRPr="009068C2" w:rsidRDefault="005928F1">
      <w:pPr>
        <w:pStyle w:val="ListParagraph"/>
        <w:numPr>
          <w:ilvl w:val="0"/>
          <w:numId w:val="60"/>
        </w:numPr>
        <w:jc w:val="both"/>
        <w:rPr>
          <w:rFonts w:ascii="Times New Roman" w:hAnsi="Times New Roman" w:cs="Times New Roman"/>
          <w:sz w:val="20"/>
          <w:szCs w:val="20"/>
          <w:rPrChange w:id="250" w:author="Anne Ardila Brenoe" w:date="2026-03-11T08:54:00Z" w16du:dateUtc="2026-03-11T07:54:00Z">
            <w:rPr>
              <w:rFonts w:cs="Times New Roman"/>
              <w:sz w:val="20"/>
              <w:szCs w:val="20"/>
            </w:rPr>
          </w:rPrChange>
        </w:rPr>
        <w:pPrChange w:id="251" w:author="Anne Ardila Brenoe" w:date="2026-03-11T08:55:00Z" w16du:dateUtc="2026-03-11T07:55:00Z">
          <w:pPr>
            <w:pStyle w:val="ListParagraph"/>
            <w:numPr>
              <w:numId w:val="12"/>
            </w:numPr>
            <w:ind w:hanging="360"/>
            <w:jc w:val="both"/>
          </w:pPr>
        </w:pPrChange>
      </w:pPr>
      <w:r w:rsidRPr="00AC7F62">
        <w:rPr>
          <w:rFonts w:ascii="Times New Roman" w:hAnsi="Times New Roman" w:cs="Times New Roman"/>
          <w:sz w:val="20"/>
          <w:szCs w:val="20"/>
          <w:rPrChange w:id="252" w:author="Anne Ardila Brenoe" w:date="2026-03-11T08:43:00Z" w16du:dateUtc="2026-03-11T07:43:00Z">
            <w:rPr>
              <w:rFonts w:cs="Times New Roman"/>
              <w:sz w:val="20"/>
              <w:szCs w:val="20"/>
            </w:rPr>
          </w:rPrChange>
        </w:rPr>
        <w:t xml:space="preserve">Make </w:t>
      </w:r>
      <w:r w:rsidRPr="009068C2">
        <w:rPr>
          <w:rFonts w:ascii="Times New Roman" w:hAnsi="Times New Roman" w:cs="Times New Roman"/>
          <w:sz w:val="20"/>
          <w:szCs w:val="20"/>
          <w:rPrChange w:id="253" w:author="Anne Ardila Brenoe" w:date="2026-03-11T08:54:00Z" w16du:dateUtc="2026-03-11T07:54:00Z">
            <w:rPr>
              <w:rFonts w:cs="Times New Roman"/>
              <w:sz w:val="20"/>
              <w:szCs w:val="20"/>
            </w:rPr>
          </w:rPrChange>
        </w:rPr>
        <w:t xml:space="preserve">it easier for students to switch between </w:t>
      </w:r>
      <w:ins w:id="254" w:author="Anne Ardila Brenoe" w:date="2026-03-11T08:53:00Z" w16du:dateUtc="2026-03-11T07:53:00Z">
        <w:r w:rsidR="00171375" w:rsidRPr="009068C2">
          <w:rPr>
            <w:rFonts w:ascii="Times New Roman" w:hAnsi="Times New Roman" w:cs="Times New Roman"/>
            <w:iCs/>
            <w:sz w:val="20"/>
            <w:szCs w:val="20"/>
          </w:rPr>
          <w:t xml:space="preserve">educational </w:t>
        </w:r>
      </w:ins>
      <w:r w:rsidRPr="009068C2">
        <w:rPr>
          <w:rFonts w:ascii="Times New Roman" w:hAnsi="Times New Roman" w:cs="Times New Roman"/>
          <w:sz w:val="20"/>
          <w:szCs w:val="20"/>
          <w:rPrChange w:id="255" w:author="Anne Ardila Brenoe" w:date="2026-03-11T08:54:00Z" w16du:dateUtc="2026-03-11T07:54:00Z">
            <w:rPr>
              <w:rFonts w:cs="Times New Roman"/>
              <w:sz w:val="20"/>
              <w:szCs w:val="20"/>
            </w:rPr>
          </w:rPrChange>
        </w:rPr>
        <w:t>pathways later on.</w:t>
      </w:r>
    </w:p>
    <w:p w14:paraId="29504B3A" w14:textId="1C27CD1D" w:rsidR="00725EA2" w:rsidRPr="009068C2" w:rsidDel="009068C2" w:rsidRDefault="00725EA2" w:rsidP="009068C2">
      <w:pPr>
        <w:pStyle w:val="ListParagraph"/>
        <w:numPr>
          <w:ilvl w:val="0"/>
          <w:numId w:val="12"/>
        </w:numPr>
        <w:jc w:val="both"/>
        <w:rPr>
          <w:del w:id="256" w:author="Anne Ardila Brenoe" w:date="2026-03-11T08:54:00Z" w16du:dateUtc="2026-03-11T07:54:00Z"/>
          <w:rFonts w:ascii="Times New Roman" w:hAnsi="Times New Roman" w:cs="Times New Roman"/>
          <w:sz w:val="20"/>
          <w:szCs w:val="20"/>
        </w:rPr>
      </w:pPr>
      <w:r w:rsidRPr="009068C2">
        <w:rPr>
          <w:rFonts w:ascii="Times New Roman" w:hAnsi="Times New Roman" w:cs="Times New Roman"/>
          <w:sz w:val="20"/>
          <w:szCs w:val="20"/>
          <w:rPrChange w:id="257" w:author="Anne Ardila Brenoe" w:date="2026-03-11T08:54:00Z" w16du:dateUtc="2026-03-11T07:54:00Z">
            <w:rPr>
              <w:rFonts w:cs="Times New Roman"/>
              <w:sz w:val="20"/>
              <w:szCs w:val="20"/>
            </w:rPr>
          </w:rPrChange>
        </w:rPr>
        <w:t xml:space="preserve">Replace the Gymnasium entrance exam with teacher recommendations </w:t>
      </w:r>
      <w:del w:id="258" w:author="Anne Ardila Brenoe" w:date="2026-03-11T08:53:00Z" w16du:dateUtc="2026-03-11T07:53:00Z">
        <w:r w:rsidRPr="009068C2" w:rsidDel="00171375">
          <w:rPr>
            <w:rFonts w:ascii="Times New Roman" w:hAnsi="Times New Roman" w:cs="Times New Roman"/>
            <w:sz w:val="20"/>
            <w:szCs w:val="20"/>
            <w:rPrChange w:id="259" w:author="Anne Ardila Brenoe" w:date="2026-03-11T08:54:00Z" w16du:dateUtc="2026-03-11T07:54:00Z">
              <w:rPr>
                <w:rFonts w:cs="Times New Roman"/>
                <w:sz w:val="20"/>
                <w:szCs w:val="20"/>
              </w:rPr>
            </w:rPrChange>
          </w:rPr>
          <w:delText>only</w:delText>
        </w:r>
      </w:del>
      <w:ins w:id="260" w:author="Anne Ardila Brenoe" w:date="2026-03-11T08:53:00Z" w16du:dateUtc="2026-03-11T07:53:00Z">
        <w:r w:rsidR="00171375" w:rsidRPr="009068C2">
          <w:rPr>
            <w:rFonts w:ascii="Times New Roman" w:hAnsi="Times New Roman" w:cs="Times New Roman"/>
            <w:sz w:val="20"/>
            <w:szCs w:val="20"/>
          </w:rPr>
          <w:t>alone</w:t>
        </w:r>
      </w:ins>
      <w:r w:rsidRPr="009068C2">
        <w:rPr>
          <w:rFonts w:ascii="Times New Roman" w:hAnsi="Times New Roman" w:cs="Times New Roman"/>
          <w:sz w:val="20"/>
          <w:szCs w:val="20"/>
          <w:rPrChange w:id="261" w:author="Anne Ardila Brenoe" w:date="2026-03-11T08:54:00Z" w16du:dateUtc="2026-03-11T07:54:00Z">
            <w:rPr>
              <w:rFonts w:cs="Times New Roman"/>
              <w:sz w:val="20"/>
              <w:szCs w:val="20"/>
            </w:rPr>
          </w:rPrChange>
        </w:rPr>
        <w:t>.</w:t>
      </w:r>
    </w:p>
    <w:p w14:paraId="018EE74C" w14:textId="77777777" w:rsidR="009068C2" w:rsidRPr="009068C2" w:rsidRDefault="009068C2">
      <w:pPr>
        <w:pStyle w:val="ListParagraph"/>
        <w:numPr>
          <w:ilvl w:val="0"/>
          <w:numId w:val="60"/>
        </w:numPr>
        <w:jc w:val="both"/>
        <w:rPr>
          <w:ins w:id="262" w:author="Anne Ardila Brenoe" w:date="2026-03-11T08:54:00Z" w16du:dateUtc="2026-03-11T07:54:00Z"/>
          <w:rFonts w:ascii="Times New Roman" w:hAnsi="Times New Roman" w:cs="Times New Roman"/>
          <w:sz w:val="20"/>
          <w:szCs w:val="20"/>
          <w:rPrChange w:id="263" w:author="Anne Ardila Brenoe" w:date="2026-03-11T08:54:00Z" w16du:dateUtc="2026-03-11T07:54:00Z">
            <w:rPr>
              <w:ins w:id="264" w:author="Anne Ardila Brenoe" w:date="2026-03-11T08:54:00Z" w16du:dateUtc="2026-03-11T07:54:00Z"/>
              <w:rFonts w:cs="Times New Roman"/>
              <w:sz w:val="20"/>
              <w:szCs w:val="20"/>
            </w:rPr>
          </w:rPrChange>
        </w:rPr>
        <w:pPrChange w:id="265" w:author="Anne Ardila Brenoe" w:date="2026-03-11T08:55:00Z" w16du:dateUtc="2026-03-11T07:55:00Z">
          <w:pPr>
            <w:pStyle w:val="ListParagraph"/>
            <w:numPr>
              <w:numId w:val="12"/>
            </w:numPr>
            <w:ind w:hanging="360"/>
            <w:jc w:val="both"/>
          </w:pPr>
        </w:pPrChange>
      </w:pPr>
    </w:p>
    <w:p w14:paraId="076C2AE3" w14:textId="54A24F19" w:rsidR="005928F1" w:rsidRPr="009068C2" w:rsidDel="00CA1942" w:rsidRDefault="00725EA2" w:rsidP="00C214DA">
      <w:pPr>
        <w:pStyle w:val="ListParagraph"/>
        <w:numPr>
          <w:ilvl w:val="0"/>
          <w:numId w:val="12"/>
        </w:numPr>
        <w:jc w:val="both"/>
        <w:rPr>
          <w:del w:id="266" w:author="Anne Ardila Brenoe" w:date="2026-03-11T08:45:00Z" w16du:dateUtc="2026-03-11T07:45:00Z"/>
          <w:rFonts w:ascii="Times New Roman" w:hAnsi="Times New Roman" w:cs="Times New Roman"/>
          <w:sz w:val="20"/>
          <w:szCs w:val="20"/>
          <w:rPrChange w:id="267" w:author="Anne Ardila Brenoe" w:date="2026-03-11T08:54:00Z" w16du:dateUtc="2026-03-11T07:54:00Z">
            <w:rPr>
              <w:del w:id="268" w:author="Anne Ardila Brenoe" w:date="2026-03-11T08:45:00Z" w16du:dateUtc="2026-03-11T07:45:00Z"/>
              <w:rFonts w:cs="Times New Roman"/>
              <w:sz w:val="20"/>
              <w:szCs w:val="20"/>
            </w:rPr>
          </w:rPrChange>
        </w:rPr>
      </w:pPr>
      <w:del w:id="269" w:author="Anne Ardila Brenoe" w:date="2026-03-11T08:45:00Z" w16du:dateUtc="2026-03-11T07:45:00Z">
        <w:r w:rsidRPr="009068C2" w:rsidDel="00CA1942">
          <w:rPr>
            <w:rFonts w:ascii="Times New Roman" w:hAnsi="Times New Roman" w:cs="Times New Roman"/>
            <w:sz w:val="20"/>
            <w:szCs w:val="20"/>
            <w:rPrChange w:id="270" w:author="Anne Ardila Brenoe" w:date="2026-03-11T08:54:00Z" w16du:dateUtc="2026-03-11T07:54:00Z">
              <w:rPr>
                <w:rFonts w:cs="Times New Roman"/>
                <w:sz w:val="20"/>
                <w:szCs w:val="20"/>
              </w:rPr>
            </w:rPrChange>
          </w:rPr>
          <w:delText xml:space="preserve">Invest in quality of Gymnasium places over the quality of vocational </w:delText>
        </w:r>
        <w:r w:rsidR="00975073" w:rsidRPr="009068C2" w:rsidDel="00CA1942">
          <w:rPr>
            <w:rFonts w:ascii="Times New Roman" w:hAnsi="Times New Roman" w:cs="Times New Roman"/>
            <w:sz w:val="20"/>
            <w:szCs w:val="20"/>
            <w:rPrChange w:id="271" w:author="Anne Ardila Brenoe" w:date="2026-03-11T08:54:00Z" w16du:dateUtc="2026-03-11T07:54:00Z">
              <w:rPr>
                <w:rFonts w:cs="Times New Roman"/>
                <w:sz w:val="20"/>
                <w:szCs w:val="20"/>
              </w:rPr>
            </w:rPrChange>
          </w:rPr>
          <w:delText>education</w:delText>
        </w:r>
      </w:del>
    </w:p>
    <w:p w14:paraId="5BF13F87" w14:textId="4416C600" w:rsidR="00590095" w:rsidRPr="009068C2" w:rsidDel="009068C2" w:rsidRDefault="009068C2">
      <w:pPr>
        <w:pStyle w:val="ListParagraph"/>
        <w:rPr>
          <w:del w:id="272" w:author="Anne Ardila Brenoe" w:date="2026-03-11T08:53:00Z" w16du:dateUtc="2026-03-11T07:53:00Z"/>
          <w:rFonts w:ascii="Times New Roman" w:hAnsi="Times New Roman" w:cs="Times New Roman"/>
          <w:iCs/>
          <w:sz w:val="20"/>
          <w:szCs w:val="20"/>
          <w:rPrChange w:id="273" w:author="Anne Ardila Brenoe" w:date="2026-03-11T08:54:00Z" w16du:dateUtc="2026-03-11T07:54:00Z">
            <w:rPr>
              <w:del w:id="274" w:author="Anne Ardila Brenoe" w:date="2026-03-11T08:53:00Z" w16du:dateUtc="2026-03-11T07:53:00Z"/>
              <w:iCs/>
            </w:rPr>
          </w:rPrChange>
        </w:rPr>
        <w:pPrChange w:id="275" w:author="Anne Ardila Brenoe" w:date="2026-03-11T08:54:00Z" w16du:dateUtc="2026-03-11T07:54:00Z">
          <w:pPr>
            <w:pStyle w:val="ListParagraph"/>
            <w:numPr>
              <w:numId w:val="12"/>
            </w:numPr>
            <w:ind w:hanging="360"/>
            <w:jc w:val="both"/>
          </w:pPr>
        </w:pPrChange>
      </w:pPr>
      <w:ins w:id="276" w:author="Anne Ardila Brenoe" w:date="2026-03-11T08:53:00Z" w16du:dateUtc="2026-03-11T07:53:00Z">
        <w:r w:rsidRPr="009068C2">
          <w:rPr>
            <w:rFonts w:ascii="Times New Roman" w:hAnsi="Times New Roman" w:cs="Times New Roman"/>
            <w:iCs/>
            <w:sz w:val="20"/>
            <w:szCs w:val="20"/>
            <w:rPrChange w:id="277" w:author="Anne Ardila Brenoe" w:date="2026-03-11T08:54:00Z" w16du:dateUtc="2026-03-11T07:54:00Z">
              <w:rPr>
                <w:iCs/>
              </w:rPr>
            </w:rPrChange>
          </w:rPr>
          <w:t>Give higher priority to improving Gymnasium than to improving vocational education.</w:t>
        </w:r>
      </w:ins>
      <w:moveToRangeStart w:id="278" w:author="Anne Ardila Brenoe" w:date="2026-03-11T08:45:00Z" w:name="move224111131"/>
      <w:moveTo w:id="279" w:author="Anne Ardila Brenoe" w:date="2026-03-11T08:45:00Z" w16du:dateUtc="2026-03-11T07:45:00Z">
        <w:del w:id="280" w:author="Anne Ardila Brenoe" w:date="2026-03-11T08:53:00Z" w16du:dateUtc="2026-03-11T07:53:00Z">
          <w:r w:rsidR="00590095" w:rsidRPr="009068C2" w:rsidDel="00171375">
            <w:rPr>
              <w:rFonts w:ascii="Times New Roman" w:hAnsi="Times New Roman" w:cs="Times New Roman"/>
              <w:iCs/>
              <w:sz w:val="20"/>
              <w:szCs w:val="20"/>
              <w:rPrChange w:id="281" w:author="Anne Ardila Brenoe" w:date="2026-03-11T08:54:00Z" w16du:dateUtc="2026-03-11T07:54:00Z">
                <w:rPr>
                  <w:iCs/>
                </w:rPr>
              </w:rPrChange>
            </w:rPr>
            <w:delText>The Canton should p</w:delText>
          </w:r>
          <w:r w:rsidR="00590095" w:rsidRPr="009068C2" w:rsidDel="009068C2">
            <w:rPr>
              <w:rFonts w:ascii="Times New Roman" w:hAnsi="Times New Roman" w:cs="Times New Roman"/>
              <w:iCs/>
              <w:sz w:val="20"/>
              <w:szCs w:val="20"/>
              <w:rPrChange w:id="282" w:author="Anne Ardila Brenoe" w:date="2026-03-11T08:54:00Z" w16du:dateUtc="2026-03-11T07:54:00Z">
                <w:rPr>
                  <w:iCs/>
                </w:rPr>
              </w:rPrChange>
            </w:rPr>
            <w:delText>rioritize the quality of Gymnasium over vocational education</w:delText>
          </w:r>
        </w:del>
      </w:moveTo>
    </w:p>
    <w:p w14:paraId="649CC39E" w14:textId="77777777" w:rsidR="009068C2" w:rsidRPr="009068C2" w:rsidRDefault="009068C2">
      <w:pPr>
        <w:pStyle w:val="ListParagraph"/>
        <w:numPr>
          <w:ilvl w:val="0"/>
          <w:numId w:val="60"/>
        </w:numPr>
        <w:jc w:val="both"/>
        <w:rPr>
          <w:ins w:id="283" w:author="Anne Ardila Brenoe" w:date="2026-03-11T08:53:00Z" w16du:dateUtc="2026-03-11T07:53:00Z"/>
          <w:moveTo w:id="284" w:author="Anne Ardila Brenoe" w:date="2026-03-11T08:45:00Z" w16du:dateUtc="2026-03-11T07:45:00Z"/>
          <w:rFonts w:ascii="Times New Roman" w:hAnsi="Times New Roman" w:cs="Times New Roman"/>
          <w:iCs/>
          <w:sz w:val="20"/>
          <w:szCs w:val="20"/>
          <w:rPrChange w:id="285" w:author="Anne Ardila Brenoe" w:date="2026-03-11T08:54:00Z" w16du:dateUtc="2026-03-11T07:54:00Z">
            <w:rPr>
              <w:ins w:id="286" w:author="Anne Ardila Brenoe" w:date="2026-03-11T08:53:00Z" w16du:dateUtc="2026-03-11T07:53:00Z"/>
              <w:moveTo w:id="287" w:author="Anne Ardila Brenoe" w:date="2026-03-11T08:45:00Z" w16du:dateUtc="2026-03-11T07:45:00Z"/>
              <w:iCs/>
            </w:rPr>
          </w:rPrChange>
        </w:rPr>
        <w:pPrChange w:id="288" w:author="Anne Ardila Brenoe" w:date="2026-03-11T08:55:00Z" w16du:dateUtc="2026-03-11T07:55:00Z">
          <w:pPr>
            <w:pStyle w:val="ListParagraph"/>
            <w:numPr>
              <w:numId w:val="12"/>
            </w:numPr>
            <w:ind w:hanging="360"/>
            <w:jc w:val="both"/>
          </w:pPr>
        </w:pPrChange>
      </w:pPr>
    </w:p>
    <w:moveToRangeEnd w:id="278"/>
    <w:p w14:paraId="634E44E6" w14:textId="77777777" w:rsidR="0030096B" w:rsidRDefault="0030096B">
      <w:pPr>
        <w:pStyle w:val="ListParagraph"/>
        <w:numPr>
          <w:ilvl w:val="0"/>
          <w:numId w:val="60"/>
        </w:numPr>
        <w:jc w:val="both"/>
        <w:rPr>
          <w:ins w:id="289" w:author="Anne Ardila Brenoe" w:date="2026-03-11T08:54:00Z" w16du:dateUtc="2026-03-11T07:54:00Z"/>
          <w:rFonts w:ascii="Times New Roman" w:hAnsi="Times New Roman" w:cs="Times New Roman"/>
          <w:sz w:val="20"/>
          <w:szCs w:val="20"/>
        </w:rPr>
        <w:pPrChange w:id="290" w:author="Anne Ardila Brenoe" w:date="2026-03-11T08:55:00Z" w16du:dateUtc="2026-03-11T07:55:00Z">
          <w:pPr>
            <w:pStyle w:val="ListParagraph"/>
            <w:numPr>
              <w:numId w:val="12"/>
            </w:numPr>
            <w:ind w:hanging="360"/>
            <w:jc w:val="both"/>
          </w:pPr>
        </w:pPrChange>
      </w:pPr>
      <w:ins w:id="291" w:author="Anne Ardila Brenoe" w:date="2026-03-11T08:54:00Z" w16du:dateUtc="2026-03-11T07:54:00Z">
        <w:r w:rsidRPr="0030096B">
          <w:rPr>
            <w:rFonts w:ascii="Times New Roman" w:hAnsi="Times New Roman" w:cs="Times New Roman"/>
            <w:sz w:val="20"/>
            <w:szCs w:val="20"/>
          </w:rPr>
          <w:t>Fund Gymnasium entrance exam preparation courses for students from disadvantaged backgrounds.</w:t>
        </w:r>
      </w:ins>
    </w:p>
    <w:p w14:paraId="34867D52" w14:textId="56BB9241" w:rsidR="00975073" w:rsidDel="0077365D" w:rsidRDefault="0077365D" w:rsidP="009F6C63">
      <w:pPr>
        <w:jc w:val="both"/>
        <w:rPr>
          <w:del w:id="292" w:author="Anne Ardila Brenoe" w:date="2026-03-11T08:54:00Z" w16du:dateUtc="2026-03-11T07:54:00Z"/>
          <w:rFonts w:ascii="Times New Roman" w:hAnsi="Times New Roman" w:cs="Times New Roman"/>
          <w:sz w:val="20"/>
          <w:szCs w:val="20"/>
        </w:rPr>
      </w:pPr>
      <w:ins w:id="293" w:author="Anne Ardila Brenoe" w:date="2026-03-11T08:55:00Z" w16du:dateUtc="2026-03-11T07:55:00Z">
        <w:r w:rsidRPr="0077365D">
          <w:rPr>
            <w:rFonts w:ascii="Times New Roman" w:hAnsi="Times New Roman" w:cs="Times New Roman"/>
            <w:sz w:val="20"/>
            <w:szCs w:val="20"/>
          </w:rPr>
          <w:t>Make it easier and more accessible to move from Berufsmaturität to university through the Passerelle.</w:t>
        </w:r>
      </w:ins>
      <w:del w:id="294" w:author="Anne Ardila Brenoe" w:date="2026-03-11T08:54:00Z" w16du:dateUtc="2026-03-11T07:54:00Z">
        <w:r w:rsidR="00975073" w:rsidRPr="009068C2" w:rsidDel="0030096B">
          <w:rPr>
            <w:rFonts w:ascii="Times New Roman" w:hAnsi="Times New Roman" w:cs="Times New Roman"/>
            <w:sz w:val="20"/>
            <w:szCs w:val="20"/>
            <w:rPrChange w:id="295" w:author="Anne Ardila Brenoe" w:date="2026-03-11T08:54:00Z" w16du:dateUtc="2026-03-11T07:54:00Z">
              <w:rPr>
                <w:rFonts w:cs="Times New Roman"/>
                <w:sz w:val="20"/>
                <w:szCs w:val="20"/>
              </w:rPr>
            </w:rPrChange>
          </w:rPr>
          <w:delText>Students from disadvantaged backgrounds should receive Canton-funded preparation courses for the Gymnasium entrance</w:delText>
        </w:r>
        <w:r w:rsidR="00975073" w:rsidRPr="00AC7F62" w:rsidDel="0030096B">
          <w:rPr>
            <w:rFonts w:ascii="Times New Roman" w:hAnsi="Times New Roman" w:cs="Times New Roman"/>
            <w:sz w:val="20"/>
            <w:szCs w:val="20"/>
            <w:rPrChange w:id="296" w:author="Anne Ardila Brenoe" w:date="2026-03-11T08:43:00Z" w16du:dateUtc="2026-03-11T07:43:00Z">
              <w:rPr>
                <w:rFonts w:cs="Times New Roman"/>
                <w:sz w:val="20"/>
                <w:szCs w:val="20"/>
              </w:rPr>
            </w:rPrChange>
          </w:rPr>
          <w:delText xml:space="preserve"> exam</w:delText>
        </w:r>
      </w:del>
    </w:p>
    <w:p w14:paraId="5165C4B8" w14:textId="77777777" w:rsidR="0077365D" w:rsidRDefault="0077365D">
      <w:pPr>
        <w:pStyle w:val="ListParagraph"/>
        <w:numPr>
          <w:ilvl w:val="0"/>
          <w:numId w:val="60"/>
        </w:numPr>
        <w:jc w:val="both"/>
        <w:rPr>
          <w:ins w:id="297" w:author="Anne Ardila Brenoe" w:date="2026-03-11T08:55:00Z" w16du:dateUtc="2026-03-11T07:55:00Z"/>
          <w:rFonts w:ascii="Times New Roman" w:hAnsi="Times New Roman" w:cs="Times New Roman"/>
          <w:sz w:val="20"/>
          <w:szCs w:val="20"/>
        </w:rPr>
        <w:pPrChange w:id="298" w:author="Anne Ardila Brenoe" w:date="2026-03-11T08:55:00Z" w16du:dateUtc="2026-03-11T07:55:00Z">
          <w:pPr>
            <w:pStyle w:val="ListParagraph"/>
            <w:numPr>
              <w:numId w:val="12"/>
            </w:numPr>
            <w:ind w:hanging="360"/>
            <w:jc w:val="both"/>
          </w:pPr>
        </w:pPrChange>
      </w:pPr>
    </w:p>
    <w:p w14:paraId="1BBB0F0C" w14:textId="41E1E03B" w:rsidR="00975073" w:rsidRPr="00AC7F62" w:rsidDel="0077365D" w:rsidRDefault="00975073" w:rsidP="00975073">
      <w:pPr>
        <w:pStyle w:val="ListParagraph"/>
        <w:numPr>
          <w:ilvl w:val="0"/>
          <w:numId w:val="12"/>
        </w:numPr>
        <w:jc w:val="both"/>
        <w:rPr>
          <w:del w:id="299" w:author="Anne Ardila Brenoe" w:date="2026-03-11T08:55:00Z" w16du:dateUtc="2026-03-11T07:55:00Z"/>
          <w:rFonts w:ascii="Times New Roman" w:hAnsi="Times New Roman" w:cs="Times New Roman"/>
          <w:sz w:val="20"/>
          <w:szCs w:val="20"/>
          <w:rPrChange w:id="300" w:author="Anne Ardila Brenoe" w:date="2026-03-11T08:43:00Z" w16du:dateUtc="2026-03-11T07:43:00Z">
            <w:rPr>
              <w:del w:id="301" w:author="Anne Ardila Brenoe" w:date="2026-03-11T08:55:00Z" w16du:dateUtc="2026-03-11T07:55:00Z"/>
              <w:rFonts w:cs="Times New Roman"/>
              <w:sz w:val="20"/>
              <w:szCs w:val="20"/>
            </w:rPr>
          </w:rPrChange>
        </w:rPr>
      </w:pPr>
      <w:del w:id="302" w:author="Anne Ardila Brenoe" w:date="2026-03-11T08:55:00Z" w16du:dateUtc="2026-03-11T07:55:00Z">
        <w:r w:rsidRPr="00AC7F62" w:rsidDel="0077365D">
          <w:rPr>
            <w:rFonts w:ascii="Times New Roman" w:hAnsi="Times New Roman" w:cs="Times New Roman"/>
            <w:sz w:val="20"/>
            <w:szCs w:val="20"/>
            <w:rPrChange w:id="303" w:author="Anne Ardila Brenoe" w:date="2026-03-11T08:43:00Z" w16du:dateUtc="2026-03-11T07:43:00Z">
              <w:rPr>
                <w:rFonts w:cs="Times New Roman"/>
                <w:sz w:val="20"/>
                <w:szCs w:val="20"/>
              </w:rPr>
            </w:rPrChange>
          </w:rPr>
          <w:delText>The Passerelle from Berufsmaturit</w:delText>
        </w:r>
        <w:r w:rsidRPr="00AC7F62" w:rsidDel="0077365D">
          <w:rPr>
            <w:rFonts w:ascii="Times New Roman" w:hAnsi="Times New Roman" w:cs="Times New Roman" w:hint="eastAsia"/>
            <w:sz w:val="20"/>
            <w:szCs w:val="20"/>
            <w:rPrChange w:id="304" w:author="Anne Ardila Brenoe" w:date="2026-03-11T08:43:00Z" w16du:dateUtc="2026-03-11T07:43:00Z">
              <w:rPr>
                <w:rFonts w:cs="Times New Roman" w:hint="eastAsia"/>
                <w:sz w:val="20"/>
                <w:szCs w:val="20"/>
              </w:rPr>
            </w:rPrChange>
          </w:rPr>
          <w:delText>ä</w:delText>
        </w:r>
        <w:r w:rsidRPr="00AC7F62" w:rsidDel="0077365D">
          <w:rPr>
            <w:rFonts w:ascii="Times New Roman" w:hAnsi="Times New Roman" w:cs="Times New Roman"/>
            <w:sz w:val="20"/>
            <w:szCs w:val="20"/>
            <w:rPrChange w:id="305" w:author="Anne Ardila Brenoe" w:date="2026-03-11T08:43:00Z" w16du:dateUtc="2026-03-11T07:43:00Z">
              <w:rPr>
                <w:rFonts w:cs="Times New Roman"/>
                <w:sz w:val="20"/>
                <w:szCs w:val="20"/>
              </w:rPr>
            </w:rPrChange>
          </w:rPr>
          <w:delText xml:space="preserve">t to university should be made easier and more accessible. </w:delText>
        </w:r>
      </w:del>
    </w:p>
    <w:p w14:paraId="639BA2E7" w14:textId="32B5118D" w:rsidR="00060C80" w:rsidRPr="00AC7F62" w:rsidDel="0077365D" w:rsidRDefault="00975073" w:rsidP="00060C80">
      <w:pPr>
        <w:pStyle w:val="ListParagraph"/>
        <w:numPr>
          <w:ilvl w:val="0"/>
          <w:numId w:val="12"/>
        </w:numPr>
        <w:jc w:val="both"/>
        <w:rPr>
          <w:del w:id="306" w:author="Anne Ardila Brenoe" w:date="2026-03-11T08:55:00Z" w16du:dateUtc="2026-03-11T07:55:00Z"/>
          <w:rFonts w:ascii="Times New Roman" w:hAnsi="Times New Roman" w:cs="Times New Roman"/>
          <w:iCs/>
          <w:sz w:val="20"/>
          <w:szCs w:val="20"/>
          <w:rPrChange w:id="307" w:author="Anne Ardila Brenoe" w:date="2026-03-11T08:43:00Z" w16du:dateUtc="2026-03-11T07:43:00Z">
            <w:rPr>
              <w:del w:id="308" w:author="Anne Ardila Brenoe" w:date="2026-03-11T08:55:00Z" w16du:dateUtc="2026-03-11T07:55:00Z"/>
              <w:rFonts w:cs="Times New Roman"/>
              <w:iCs/>
              <w:sz w:val="20"/>
              <w:szCs w:val="20"/>
            </w:rPr>
          </w:rPrChange>
        </w:rPr>
      </w:pPr>
      <w:del w:id="309" w:author="Anne Ardila Brenoe" w:date="2026-03-11T08:55:00Z" w16du:dateUtc="2026-03-11T07:55:00Z">
        <w:r w:rsidRPr="00AC7F62" w:rsidDel="0077365D">
          <w:rPr>
            <w:rFonts w:ascii="Times New Roman" w:hAnsi="Times New Roman" w:cs="Times New Roman"/>
            <w:iCs/>
            <w:sz w:val="20"/>
            <w:szCs w:val="20"/>
            <w:rPrChange w:id="310" w:author="Anne Ardila Brenoe" w:date="2026-03-11T08:43:00Z" w16du:dateUtc="2026-03-11T07:43:00Z">
              <w:rPr>
                <w:rFonts w:cs="Times New Roman"/>
                <w:iCs/>
                <w:sz w:val="20"/>
                <w:szCs w:val="20"/>
              </w:rPr>
            </w:rPrChange>
          </w:rPr>
          <w:delText>The Canton should ban or regulate commercial Gymnasium preparation courses</w:delText>
        </w:r>
        <w:r w:rsidR="00DE5EF8" w:rsidRPr="00AC7F62" w:rsidDel="0077365D">
          <w:rPr>
            <w:rFonts w:ascii="Times New Roman" w:hAnsi="Times New Roman" w:cs="Times New Roman"/>
            <w:iCs/>
            <w:sz w:val="20"/>
            <w:szCs w:val="20"/>
            <w:rPrChange w:id="311" w:author="Anne Ardila Brenoe" w:date="2026-03-11T08:43:00Z" w16du:dateUtc="2026-03-11T07:43:00Z">
              <w:rPr>
                <w:rFonts w:cs="Times New Roman"/>
                <w:iCs/>
                <w:sz w:val="20"/>
                <w:szCs w:val="20"/>
              </w:rPr>
            </w:rPrChange>
          </w:rPr>
          <w:delText>, as they give an unfair advantage to the very wealthy.</w:delText>
        </w:r>
      </w:del>
    </w:p>
    <w:p w14:paraId="760915DE" w14:textId="2E60BF7C" w:rsidR="00975073" w:rsidDel="0077365D" w:rsidRDefault="00060C80" w:rsidP="00975073">
      <w:pPr>
        <w:jc w:val="both"/>
        <w:rPr>
          <w:del w:id="312" w:author="Anne Ardila Brenoe" w:date="2026-03-11T08:55:00Z" w16du:dateUtc="2026-03-11T07:55:00Z"/>
          <w:moveFrom w:id="313" w:author="Anne Ardila Brenoe" w:date="2026-03-11T08:45:00Z" w16du:dateUtc="2026-03-11T07:45:00Z"/>
          <w:rFonts w:ascii="Times New Roman" w:hAnsi="Times New Roman" w:cs="Times New Roman"/>
          <w:iCs/>
          <w:sz w:val="20"/>
          <w:szCs w:val="20"/>
        </w:rPr>
      </w:pPr>
      <w:moveFromRangeStart w:id="314" w:author="Anne Ardila Brenoe" w:date="2026-03-11T08:45:00Z" w:name="move224111131"/>
      <w:moveFrom w:id="315" w:author="Anne Ardila Brenoe" w:date="2026-03-11T08:45:00Z" w16du:dateUtc="2026-03-11T07:45:00Z">
        <w:del w:id="316" w:author="Anne Ardila Brenoe" w:date="2026-03-11T08:55:00Z" w16du:dateUtc="2026-03-11T07:55:00Z">
          <w:r w:rsidRPr="00AC7F62" w:rsidDel="0077365D">
            <w:rPr>
              <w:rFonts w:ascii="Times New Roman" w:hAnsi="Times New Roman" w:cs="Times New Roman"/>
              <w:iCs/>
              <w:sz w:val="20"/>
              <w:szCs w:val="20"/>
              <w:rPrChange w:id="317" w:author="Anne Ardila Brenoe" w:date="2026-03-11T08:43:00Z" w16du:dateUtc="2026-03-11T07:43:00Z">
                <w:rPr>
                  <w:rFonts w:cs="Times New Roman"/>
                  <w:iCs/>
                  <w:sz w:val="20"/>
                  <w:szCs w:val="20"/>
                </w:rPr>
              </w:rPrChange>
            </w:rPr>
            <w:delText>The Canton should prioritize the quality of Gymnasium over vocational education</w:delText>
          </w:r>
        </w:del>
      </w:moveFrom>
    </w:p>
    <w:moveFromRangeEnd w:id="314"/>
    <w:p w14:paraId="7B1A4E4E" w14:textId="45E5DFA5" w:rsidR="009F6C63" w:rsidRPr="001E35A9" w:rsidRDefault="009F6C63">
      <w:pPr>
        <w:pStyle w:val="ListParagraph"/>
        <w:numPr>
          <w:ilvl w:val="0"/>
          <w:numId w:val="60"/>
        </w:numPr>
        <w:jc w:val="both"/>
        <w:rPr>
          <w:ins w:id="318" w:author="Anne Ardila Brenoe" w:date="2026-03-11T08:51:00Z"/>
          <w:rFonts w:ascii="Times New Roman" w:hAnsi="Times New Roman" w:cs="Times New Roman"/>
          <w:iCs/>
          <w:sz w:val="20"/>
          <w:szCs w:val="20"/>
          <w:rPrChange w:id="319" w:author="Anne Ardila Brenoe" w:date="2026-03-11T08:55:00Z" w16du:dateUtc="2026-03-11T07:55:00Z">
            <w:rPr>
              <w:ins w:id="320" w:author="Anne Ardila Brenoe" w:date="2026-03-11T08:51:00Z"/>
              <w:rFonts w:ascii="Times New Roman" w:hAnsi="Times New Roman" w:cs="Times New Roman"/>
              <w:iCs/>
              <w:sz w:val="20"/>
              <w:szCs w:val="20"/>
              <w:lang w:val="da-DK"/>
            </w:rPr>
          </w:rPrChange>
        </w:rPr>
        <w:pPrChange w:id="321" w:author="Anne Ardila Brenoe" w:date="2026-03-11T08:55:00Z" w16du:dateUtc="2026-03-11T07:55:00Z">
          <w:pPr>
            <w:jc w:val="both"/>
          </w:pPr>
        </w:pPrChange>
      </w:pPr>
      <w:ins w:id="322" w:author="Anne Ardila Brenoe" w:date="2026-03-11T08:51:00Z">
        <w:r w:rsidRPr="001E35A9">
          <w:rPr>
            <w:rFonts w:ascii="Times New Roman" w:hAnsi="Times New Roman" w:cs="Times New Roman"/>
            <w:iCs/>
            <w:sz w:val="20"/>
            <w:szCs w:val="20"/>
            <w:rPrChange w:id="323" w:author="Anne Ardila Brenoe" w:date="2026-03-11T08:55:00Z" w16du:dateUtc="2026-03-11T07:55:00Z">
              <w:rPr>
                <w:rFonts w:ascii="Times New Roman" w:hAnsi="Times New Roman" w:cs="Times New Roman"/>
                <w:iCs/>
                <w:sz w:val="20"/>
                <w:szCs w:val="20"/>
                <w:lang w:val="da-DK"/>
              </w:rPr>
            </w:rPrChange>
          </w:rPr>
          <w:t>Ban or regulate private Gymnasium entrance exam preparation courses.</w:t>
        </w:r>
      </w:ins>
    </w:p>
    <w:p w14:paraId="25BB321A" w14:textId="77777777" w:rsidR="00975073" w:rsidRPr="00AC7F62" w:rsidDel="001E35A9" w:rsidRDefault="00975073" w:rsidP="00975073">
      <w:pPr>
        <w:jc w:val="both"/>
        <w:rPr>
          <w:del w:id="324" w:author="Anne Ardila Brenoe" w:date="2026-03-11T08:56:00Z" w16du:dateUtc="2026-03-11T07:56:00Z"/>
          <w:rFonts w:ascii="Times New Roman" w:hAnsi="Times New Roman" w:cs="Times New Roman"/>
          <w:iCs/>
          <w:sz w:val="20"/>
          <w:szCs w:val="20"/>
          <w:rPrChange w:id="325" w:author="Anne Ardila Brenoe" w:date="2026-03-11T08:43:00Z" w16du:dateUtc="2026-03-11T07:43:00Z">
            <w:rPr>
              <w:del w:id="326" w:author="Anne Ardila Brenoe" w:date="2026-03-11T08:56:00Z" w16du:dateUtc="2026-03-11T07:56:00Z"/>
              <w:rFonts w:cs="Times New Roman"/>
              <w:iCs/>
              <w:sz w:val="20"/>
              <w:szCs w:val="20"/>
            </w:rPr>
          </w:rPrChange>
        </w:rPr>
      </w:pPr>
    </w:p>
    <w:p w14:paraId="10E582C6" w14:textId="77777777" w:rsidR="00975073" w:rsidRPr="00AC7F62" w:rsidRDefault="00975073" w:rsidP="00C65457">
      <w:pPr>
        <w:jc w:val="both"/>
        <w:rPr>
          <w:rFonts w:ascii="Times New Roman" w:hAnsi="Times New Roman" w:cs="Times New Roman"/>
          <w:iCs/>
          <w:sz w:val="20"/>
          <w:szCs w:val="20"/>
          <w:rPrChange w:id="327" w:author="Anne Ardila Brenoe" w:date="2026-03-11T08:43:00Z" w16du:dateUtc="2026-03-11T07:43:00Z">
            <w:rPr>
              <w:rFonts w:cs="Times New Roman"/>
              <w:iCs/>
              <w:sz w:val="20"/>
              <w:szCs w:val="20"/>
            </w:rPr>
          </w:rPrChange>
        </w:rPr>
      </w:pPr>
    </w:p>
    <w:p w14:paraId="33CAEBD3" w14:textId="77777777" w:rsidR="00BB5681" w:rsidRPr="006316F8" w:rsidRDefault="00BB5681" w:rsidP="00BB5681">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0E35F5DC" w14:textId="417F1DD3" w:rsidR="009432AB" w:rsidRDefault="00BB5681" w:rsidP="009432AB">
      <w:pPr>
        <w:jc w:val="both"/>
        <w:rPr>
          <w:rFonts w:ascii="Times New Roman" w:hAnsi="Times New Roman" w:cs="Times New Roman"/>
          <w:b/>
          <w:bCs/>
          <w:sz w:val="20"/>
          <w:szCs w:val="20"/>
        </w:rPr>
      </w:pPr>
      <w:r w:rsidRPr="006316F8">
        <w:rPr>
          <w:rFonts w:ascii="Times New Roman" w:hAnsi="Times New Roman" w:cs="Times New Roman"/>
          <w:b/>
          <w:bCs/>
          <w:sz w:val="20"/>
          <w:szCs w:val="20"/>
          <w:highlight w:val="lightGray"/>
        </w:rPr>
        <w:t xml:space="preserve">AI and </w:t>
      </w:r>
      <w:r w:rsidRPr="00155E47">
        <w:rPr>
          <w:rFonts w:ascii="Times New Roman" w:hAnsi="Times New Roman" w:cs="Times New Roman"/>
          <w:b/>
          <w:sz w:val="20"/>
          <w:szCs w:val="20"/>
          <w:highlight w:val="lightGray"/>
        </w:rPr>
        <w:t>the future labor</w:t>
      </w:r>
      <w:r w:rsidR="009432AB" w:rsidRPr="00155E47">
        <w:rPr>
          <w:rFonts w:ascii="Times New Roman" w:hAnsi="Times New Roman" w:cs="Times New Roman"/>
          <w:b/>
          <w:sz w:val="20"/>
          <w:szCs w:val="20"/>
          <w:highlight w:val="lightGray"/>
          <w:rPrChange w:id="328" w:author="Anne Ardila Brenoe" w:date="2026-03-11T09:05:00Z" w16du:dateUtc="2026-03-11T08:05:00Z">
            <w:rPr>
              <w:rFonts w:ascii="Times New Roman" w:hAnsi="Times New Roman" w:cs="Times New Roman"/>
              <w:b/>
              <w:bCs/>
              <w:sz w:val="20"/>
              <w:szCs w:val="20"/>
            </w:rPr>
          </w:rPrChange>
        </w:rPr>
        <w:t xml:space="preserve"> market</w:t>
      </w:r>
    </w:p>
    <w:p w14:paraId="0DC89137" w14:textId="77777777" w:rsidR="00037F3A" w:rsidRPr="009432AB" w:rsidRDefault="00037F3A" w:rsidP="00037F3A">
      <w:pPr>
        <w:jc w:val="both"/>
        <w:rPr>
          <w:ins w:id="329" w:author="Anne Ardila Brenoe" w:date="2026-03-11T09:15:00Z" w16du:dateUtc="2026-03-11T08:15:00Z"/>
          <w:rFonts w:ascii="Times New Roman" w:hAnsi="Times New Roman" w:cs="Times New Roman"/>
          <w:sz w:val="20"/>
          <w:szCs w:val="20"/>
        </w:rPr>
      </w:pPr>
      <w:ins w:id="330" w:author="Anne Ardila Brenoe" w:date="2026-03-11T09:15:00Z" w16du:dateUtc="2026-03-11T08:15:00Z">
        <w:r w:rsidRPr="009432AB">
          <w:rPr>
            <w:rFonts w:ascii="Times New Roman" w:hAnsi="Times New Roman" w:cs="Times New Roman"/>
            <w:sz w:val="20"/>
            <w:szCs w:val="20"/>
          </w:rPr>
          <w:t>Technological change, including artificial intelligence</w:t>
        </w:r>
        <w:r>
          <w:rPr>
            <w:rFonts w:ascii="Times New Roman" w:hAnsi="Times New Roman" w:cs="Times New Roman"/>
            <w:sz w:val="20"/>
            <w:szCs w:val="20"/>
          </w:rPr>
          <w:t xml:space="preserve"> (AI)</w:t>
        </w:r>
        <w:r w:rsidRPr="009432AB">
          <w:rPr>
            <w:rFonts w:ascii="Times New Roman" w:hAnsi="Times New Roman" w:cs="Times New Roman"/>
            <w:sz w:val="20"/>
            <w:szCs w:val="20"/>
          </w:rPr>
          <w:t>, is expected to affect many jobs and occupations</w:t>
        </w:r>
        <w:r>
          <w:rPr>
            <w:rFonts w:ascii="Times New Roman" w:hAnsi="Times New Roman" w:cs="Times New Roman"/>
            <w:sz w:val="20"/>
            <w:szCs w:val="20"/>
          </w:rPr>
          <w:t xml:space="preserve"> in the future</w:t>
        </w:r>
        <w:r w:rsidRPr="009432AB">
          <w:rPr>
            <w:rFonts w:ascii="Times New Roman" w:hAnsi="Times New Roman" w:cs="Times New Roman"/>
            <w:sz w:val="20"/>
            <w:szCs w:val="20"/>
          </w:rPr>
          <w:t xml:space="preserve">. Some types of work may become less common, while demand for other skills and roles may grow.    </w:t>
        </w:r>
      </w:ins>
    </w:p>
    <w:p w14:paraId="4FB5F31A" w14:textId="5632F5A1" w:rsidR="009432AB" w:rsidRPr="004C69D1" w:rsidDel="006033F9" w:rsidRDefault="004C69D1" w:rsidP="009432AB">
      <w:pPr>
        <w:jc w:val="both"/>
        <w:rPr>
          <w:moveFrom w:id="331" w:author="Anne Ardila Brenoe" w:date="2026-03-11T09:04:00Z" w16du:dateUtc="2026-03-11T08:04:00Z"/>
          <w:rFonts w:ascii="Times New Roman" w:hAnsi="Times New Roman" w:cs="Times New Roman"/>
          <w:i/>
          <w:iCs/>
          <w:sz w:val="20"/>
          <w:szCs w:val="20"/>
        </w:rPr>
      </w:pPr>
      <w:moveFromRangeStart w:id="332" w:author="Anne Ardila Brenoe" w:date="2026-03-11T09:04:00Z" w:name="move224112263"/>
      <w:moveFrom w:id="333" w:author="Anne Ardila Brenoe" w:date="2026-03-11T09:04:00Z" w16du:dateUtc="2026-03-11T08:04:00Z">
        <w:r w:rsidDel="006033F9">
          <w:rPr>
            <w:rFonts w:ascii="Times New Roman" w:hAnsi="Times New Roman" w:cs="Times New Roman"/>
            <w:i/>
            <w:iCs/>
            <w:sz w:val="20"/>
            <w:szCs w:val="20"/>
          </w:rPr>
          <w:t>[</w:t>
        </w:r>
        <w:r w:rsidR="009432AB" w:rsidRPr="004C69D1" w:rsidDel="006033F9">
          <w:rPr>
            <w:rFonts w:ascii="Times New Roman" w:hAnsi="Times New Roman" w:cs="Times New Roman"/>
            <w:i/>
            <w:iCs/>
            <w:sz w:val="20"/>
            <w:szCs w:val="20"/>
          </w:rPr>
          <w:t>Priming statemen</w:t>
        </w:r>
        <w:r w:rsidR="00837D72" w:rsidRPr="004C69D1" w:rsidDel="006033F9">
          <w:rPr>
            <w:rFonts w:ascii="Times New Roman" w:hAnsi="Times New Roman" w:cs="Times New Roman"/>
            <w:i/>
            <w:iCs/>
            <w:sz w:val="20"/>
            <w:szCs w:val="20"/>
          </w:rPr>
          <w:t>t</w:t>
        </w:r>
        <w:r w:rsidRPr="004C69D1" w:rsidDel="006033F9">
          <w:rPr>
            <w:rFonts w:ascii="Times New Roman" w:hAnsi="Times New Roman" w:cs="Times New Roman"/>
            <w:i/>
            <w:iCs/>
            <w:sz w:val="20"/>
            <w:szCs w:val="20"/>
          </w:rPr>
          <w:t xml:space="preserve"> to make students think about labor market impact of AI</w:t>
        </w:r>
        <w:r w:rsidR="00FB7348" w:rsidDel="006033F9">
          <w:rPr>
            <w:rFonts w:ascii="Times New Roman" w:hAnsi="Times New Roman" w:cs="Times New Roman"/>
            <w:i/>
            <w:iCs/>
            <w:sz w:val="20"/>
            <w:szCs w:val="20"/>
          </w:rPr>
          <w:t>]</w:t>
        </w:r>
      </w:moveFrom>
    </w:p>
    <w:p w14:paraId="56A92581" w14:textId="0B56E4E6" w:rsidR="004C69D1" w:rsidRPr="004C69D1" w:rsidDel="006033F9" w:rsidRDefault="004C69D1" w:rsidP="009432AB">
      <w:pPr>
        <w:jc w:val="both"/>
        <w:rPr>
          <w:moveFrom w:id="334" w:author="Anne Ardila Brenoe" w:date="2026-03-11T09:04:00Z" w16du:dateUtc="2026-03-11T08:04:00Z"/>
          <w:rFonts w:ascii="Times New Roman" w:hAnsi="Times New Roman" w:cs="Times New Roman"/>
          <w:sz w:val="20"/>
          <w:szCs w:val="20"/>
        </w:rPr>
      </w:pPr>
      <w:moveFrom w:id="335" w:author="Anne Ardila Brenoe" w:date="2026-03-11T09:04:00Z" w16du:dateUtc="2026-03-11T08:04:00Z">
        <w:r w:rsidRPr="004C69D1" w:rsidDel="006033F9">
          <w:rPr>
            <w:rFonts w:ascii="Times New Roman" w:hAnsi="Times New Roman" w:cs="Times New Roman"/>
            <w:sz w:val="20"/>
            <w:szCs w:val="20"/>
            <w:highlight w:val="yellow"/>
          </w:rPr>
          <w:t>[Randomly show to half the respondents]</w:t>
        </w:r>
      </w:moveFrom>
    </w:p>
    <w:p w14:paraId="1A11E26C" w14:textId="27478EC0" w:rsidR="009432AB" w:rsidRPr="009432AB" w:rsidDel="006033F9" w:rsidRDefault="009432AB" w:rsidP="009432AB">
      <w:pPr>
        <w:jc w:val="both"/>
        <w:rPr>
          <w:moveFrom w:id="336" w:author="Anne Ardila Brenoe" w:date="2026-03-11T09:04:00Z" w16du:dateUtc="2026-03-11T08:04:00Z"/>
          <w:rFonts w:ascii="Times New Roman" w:hAnsi="Times New Roman" w:cs="Times New Roman"/>
          <w:sz w:val="20"/>
          <w:szCs w:val="20"/>
        </w:rPr>
      </w:pPr>
      <w:moveFrom w:id="337" w:author="Anne Ardila Brenoe" w:date="2026-03-11T09:04:00Z" w16du:dateUtc="2026-03-11T08:04:00Z">
        <w:r w:rsidRPr="009432AB" w:rsidDel="006033F9">
          <w:rPr>
            <w:rFonts w:ascii="Times New Roman" w:hAnsi="Times New Roman" w:cs="Times New Roman"/>
            <w:sz w:val="20"/>
            <w:szCs w:val="20"/>
          </w:rPr>
          <w:t xml:space="preserve">Technological change, including artificial intelligence, is expected to affect many jobs and occupations. Some types of work may become less common, while demand for other skills and roles may grow.    </w:t>
        </w:r>
      </w:moveFrom>
    </w:p>
    <w:moveFromRangeEnd w:id="332"/>
    <w:p w14:paraId="0A6F68C3" w14:textId="77777777" w:rsidR="009432AB" w:rsidRPr="006316F8" w:rsidRDefault="009432AB" w:rsidP="00BB5681">
      <w:pPr>
        <w:jc w:val="both"/>
        <w:rPr>
          <w:rFonts w:ascii="Times New Roman" w:hAnsi="Times New Roman" w:cs="Times New Roman"/>
          <w:b/>
          <w:bCs/>
          <w:sz w:val="20"/>
          <w:szCs w:val="20"/>
        </w:rPr>
      </w:pPr>
    </w:p>
    <w:p w14:paraId="44B397C6" w14:textId="217F4C82" w:rsidR="004171E0" w:rsidRPr="004171E0" w:rsidDel="007C39CA" w:rsidRDefault="004171E0" w:rsidP="004171E0">
      <w:pPr>
        <w:jc w:val="both"/>
        <w:rPr>
          <w:del w:id="338" w:author="Abraham Raju" w:date="2026-03-11T10:36:00Z" w16du:dateUtc="2026-03-11T09:36:00Z"/>
          <w:rFonts w:ascii="Times New Roman" w:hAnsi="Times New Roman" w:cs="Times New Roman"/>
          <w:sz w:val="20"/>
          <w:szCs w:val="20"/>
        </w:rPr>
      </w:pPr>
      <w:commentRangeStart w:id="339"/>
      <w:del w:id="340" w:author="Abraham Raju" w:date="2026-03-11T10:36:00Z" w16du:dateUtc="2026-03-11T09:36:00Z">
        <w:r w:rsidRPr="004171E0" w:rsidDel="007C39CA">
          <w:rPr>
            <w:rFonts w:ascii="Times New Roman" w:hAnsi="Times New Roman" w:cs="Times New Roman"/>
            <w:sz w:val="20"/>
            <w:szCs w:val="20"/>
          </w:rPr>
          <w:delText xml:space="preserve">What </w:delText>
        </w:r>
        <w:commentRangeStart w:id="341"/>
        <w:commentRangeStart w:id="342"/>
        <w:r w:rsidRPr="004171E0" w:rsidDel="007C39CA">
          <w:rPr>
            <w:rFonts w:ascii="Times New Roman" w:hAnsi="Times New Roman" w:cs="Times New Roman"/>
            <w:sz w:val="20"/>
            <w:szCs w:val="20"/>
          </w:rPr>
          <w:delText xml:space="preserve">percentage </w:delText>
        </w:r>
        <w:commentRangeEnd w:id="341"/>
        <w:r w:rsidR="00CA73AB" w:rsidRPr="004171E0" w:rsidDel="007C39CA">
          <w:rPr>
            <w:rStyle w:val="CommentReference"/>
            <w:rFonts w:ascii="Times New Roman" w:hAnsi="Times New Roman" w:cs="Times New Roman"/>
            <w:sz w:val="20"/>
            <w:szCs w:val="20"/>
          </w:rPr>
          <w:commentReference w:id="341"/>
        </w:r>
        <w:commentRangeEnd w:id="342"/>
        <w:r w:rsidR="0037375D" w:rsidRPr="004171E0" w:rsidDel="007C39CA">
          <w:rPr>
            <w:rStyle w:val="CommentReference"/>
            <w:rFonts w:ascii="Times New Roman" w:hAnsi="Times New Roman" w:cs="Times New Roman"/>
            <w:sz w:val="20"/>
            <w:szCs w:val="20"/>
          </w:rPr>
          <w:commentReference w:id="342"/>
        </w:r>
        <w:r w:rsidRPr="004171E0" w:rsidDel="007C39CA">
          <w:rPr>
            <w:rFonts w:ascii="Times New Roman" w:hAnsi="Times New Roman" w:cs="Times New Roman"/>
            <w:sz w:val="20"/>
            <w:szCs w:val="20"/>
          </w:rPr>
          <w:delText xml:space="preserve">of jobs currently held by people with a </w:delText>
        </w:r>
        <w:r w:rsidRPr="004171E0" w:rsidDel="007C39CA">
          <w:rPr>
            <w:rFonts w:ascii="Times New Roman" w:hAnsi="Times New Roman" w:cs="Times New Roman"/>
            <w:b/>
            <w:bCs/>
            <w:sz w:val="20"/>
            <w:szCs w:val="20"/>
          </w:rPr>
          <w:delText>university degree</w:delText>
        </w:r>
        <w:r w:rsidRPr="004171E0" w:rsidDel="007C39CA">
          <w:rPr>
            <w:rFonts w:ascii="Times New Roman" w:hAnsi="Times New Roman" w:cs="Times New Roman"/>
            <w:sz w:val="20"/>
            <w:szCs w:val="20"/>
          </w:rPr>
          <w:delText xml:space="preserve"> do you think will be </w:delText>
        </w:r>
        <w:r w:rsidRPr="00C65457" w:rsidDel="007C39CA">
          <w:rPr>
            <w:rFonts w:ascii="Times New Roman" w:hAnsi="Times New Roman" w:cs="Times New Roman"/>
            <w:b/>
            <w:bCs/>
            <w:sz w:val="20"/>
            <w:szCs w:val="20"/>
          </w:rPr>
          <w:delText>automated by AI</w:delText>
        </w:r>
        <w:r w:rsidRPr="004171E0" w:rsidDel="007C39CA">
          <w:rPr>
            <w:rFonts w:ascii="Times New Roman" w:hAnsi="Times New Roman" w:cs="Times New Roman"/>
            <w:sz w:val="20"/>
            <w:szCs w:val="20"/>
          </w:rPr>
          <w:delText xml:space="preserve"> over the next </w:delText>
        </w:r>
        <w:r w:rsidRPr="00C65457" w:rsidDel="007C39CA">
          <w:rPr>
            <w:rFonts w:ascii="Times New Roman" w:hAnsi="Times New Roman" w:cs="Times New Roman"/>
            <w:b/>
            <w:bCs/>
            <w:sz w:val="20"/>
            <w:szCs w:val="20"/>
          </w:rPr>
          <w:delText>10 years</w:delText>
        </w:r>
        <w:r w:rsidRPr="004171E0" w:rsidDel="007C39CA">
          <w:rPr>
            <w:rFonts w:ascii="Times New Roman" w:hAnsi="Times New Roman" w:cs="Times New Roman"/>
            <w:sz w:val="20"/>
            <w:szCs w:val="20"/>
          </w:rPr>
          <w:delText>?</w:delText>
        </w:r>
      </w:del>
    </w:p>
    <w:p w14:paraId="36134D22" w14:textId="2BA6D3D8" w:rsidR="00DC691F" w:rsidDel="007C39CA" w:rsidRDefault="004171E0" w:rsidP="00DC691F">
      <w:pPr>
        <w:pStyle w:val="ListParagraph"/>
        <w:numPr>
          <w:ilvl w:val="0"/>
          <w:numId w:val="11"/>
        </w:numPr>
        <w:jc w:val="both"/>
        <w:rPr>
          <w:del w:id="343" w:author="Abraham Raju" w:date="2026-03-11T10:36:00Z" w16du:dateUtc="2026-03-11T09:36:00Z"/>
          <w:rFonts w:ascii="Times New Roman" w:hAnsi="Times New Roman" w:cs="Times New Roman"/>
          <w:sz w:val="20"/>
          <w:szCs w:val="20"/>
        </w:rPr>
      </w:pPr>
      <w:del w:id="344" w:author="Abraham Raju" w:date="2026-03-11T10:36:00Z" w16du:dateUtc="2026-03-11T09:36:00Z">
        <w:r w:rsidRPr="00C65457" w:rsidDel="007C39CA">
          <w:rPr>
            <w:rFonts w:ascii="Times New Roman" w:hAnsi="Times New Roman" w:cs="Times New Roman"/>
            <w:sz w:val="20"/>
            <w:szCs w:val="20"/>
          </w:rPr>
          <w:delText>0–</w:delText>
        </w:r>
        <w:r w:rsidR="00962BFE" w:rsidDel="007C39CA">
          <w:rPr>
            <w:rFonts w:ascii="Times New Roman" w:hAnsi="Times New Roman" w:cs="Times New Roman"/>
            <w:sz w:val="20"/>
            <w:szCs w:val="20"/>
          </w:rPr>
          <w:delText>9</w:delText>
        </w:r>
        <w:r w:rsidRPr="00C65457" w:rsidDel="007C39CA">
          <w:rPr>
            <w:rFonts w:ascii="Times New Roman" w:hAnsi="Times New Roman" w:cs="Times New Roman"/>
            <w:sz w:val="20"/>
            <w:szCs w:val="20"/>
          </w:rPr>
          <w:delText>%</w:delText>
        </w:r>
      </w:del>
    </w:p>
    <w:p w14:paraId="54F032BD" w14:textId="6992E6A6" w:rsidR="004F0A07" w:rsidDel="007C39CA" w:rsidRDefault="004F0A07" w:rsidP="00DC691F">
      <w:pPr>
        <w:pStyle w:val="ListParagraph"/>
        <w:numPr>
          <w:ilvl w:val="0"/>
          <w:numId w:val="11"/>
        </w:numPr>
        <w:jc w:val="both"/>
        <w:rPr>
          <w:del w:id="345" w:author="Abraham Raju" w:date="2026-03-11T10:36:00Z" w16du:dateUtc="2026-03-11T09:36:00Z"/>
          <w:rFonts w:ascii="Times New Roman" w:hAnsi="Times New Roman" w:cs="Times New Roman"/>
          <w:sz w:val="20"/>
          <w:szCs w:val="20"/>
        </w:rPr>
      </w:pPr>
      <w:del w:id="346" w:author="Abraham Raju" w:date="2026-03-11T10:36:00Z" w16du:dateUtc="2026-03-11T09:36:00Z">
        <w:r w:rsidDel="007C39CA">
          <w:rPr>
            <w:rFonts w:ascii="Times New Roman" w:hAnsi="Times New Roman" w:cs="Times New Roman"/>
            <w:sz w:val="20"/>
            <w:szCs w:val="20"/>
          </w:rPr>
          <w:delText>10-19%</w:delText>
        </w:r>
      </w:del>
    </w:p>
    <w:p w14:paraId="1655C5E4" w14:textId="69C9AB3C" w:rsidR="004F0A07" w:rsidDel="007C39CA" w:rsidRDefault="004F0A07" w:rsidP="00DC691F">
      <w:pPr>
        <w:pStyle w:val="ListParagraph"/>
        <w:numPr>
          <w:ilvl w:val="0"/>
          <w:numId w:val="11"/>
        </w:numPr>
        <w:jc w:val="both"/>
        <w:rPr>
          <w:del w:id="347" w:author="Abraham Raju" w:date="2026-03-11T10:36:00Z" w16du:dateUtc="2026-03-11T09:36:00Z"/>
          <w:rFonts w:ascii="Times New Roman" w:hAnsi="Times New Roman" w:cs="Times New Roman"/>
          <w:sz w:val="20"/>
          <w:szCs w:val="20"/>
        </w:rPr>
      </w:pPr>
      <w:del w:id="348" w:author="Abraham Raju" w:date="2026-03-11T10:36:00Z" w16du:dateUtc="2026-03-11T09:36:00Z">
        <w:r w:rsidDel="007C39CA">
          <w:rPr>
            <w:rFonts w:ascii="Times New Roman" w:hAnsi="Times New Roman" w:cs="Times New Roman"/>
            <w:sz w:val="20"/>
            <w:szCs w:val="20"/>
          </w:rPr>
          <w:delText>20-29%</w:delText>
        </w:r>
      </w:del>
    </w:p>
    <w:p w14:paraId="01F7C469" w14:textId="1636C603" w:rsidR="004F0A07" w:rsidDel="007C39CA" w:rsidRDefault="004F0A07" w:rsidP="00DC691F">
      <w:pPr>
        <w:pStyle w:val="ListParagraph"/>
        <w:numPr>
          <w:ilvl w:val="0"/>
          <w:numId w:val="11"/>
        </w:numPr>
        <w:jc w:val="both"/>
        <w:rPr>
          <w:del w:id="349" w:author="Abraham Raju" w:date="2026-03-11T10:36:00Z" w16du:dateUtc="2026-03-11T09:36:00Z"/>
          <w:rFonts w:ascii="Times New Roman" w:hAnsi="Times New Roman" w:cs="Times New Roman"/>
          <w:sz w:val="20"/>
          <w:szCs w:val="20"/>
        </w:rPr>
      </w:pPr>
      <w:del w:id="350" w:author="Abraham Raju" w:date="2026-03-11T10:36:00Z" w16du:dateUtc="2026-03-11T09:36:00Z">
        <w:r w:rsidDel="007C39CA">
          <w:rPr>
            <w:rFonts w:ascii="Times New Roman" w:hAnsi="Times New Roman" w:cs="Times New Roman"/>
            <w:sz w:val="20"/>
            <w:szCs w:val="20"/>
          </w:rPr>
          <w:delText>…</w:delText>
        </w:r>
      </w:del>
    </w:p>
    <w:p w14:paraId="424FF569" w14:textId="4C3C3318" w:rsidR="004171E0" w:rsidRPr="00C65457" w:rsidDel="007C39CA" w:rsidRDefault="004F0A07" w:rsidP="00C65457">
      <w:pPr>
        <w:pStyle w:val="ListParagraph"/>
        <w:numPr>
          <w:ilvl w:val="0"/>
          <w:numId w:val="11"/>
        </w:numPr>
        <w:jc w:val="both"/>
        <w:rPr>
          <w:del w:id="351" w:author="Abraham Raju" w:date="2026-03-11T10:36:00Z" w16du:dateUtc="2026-03-11T09:36:00Z"/>
          <w:rFonts w:ascii="Times New Roman" w:hAnsi="Times New Roman" w:cs="Times New Roman"/>
          <w:sz w:val="20"/>
          <w:szCs w:val="20"/>
        </w:rPr>
      </w:pPr>
      <w:del w:id="352" w:author="Abraham Raju" w:date="2026-03-11T10:36:00Z" w16du:dateUtc="2026-03-11T09:36:00Z">
        <w:r w:rsidDel="007C39CA">
          <w:rPr>
            <w:rFonts w:ascii="Times New Roman" w:hAnsi="Times New Roman" w:cs="Times New Roman"/>
            <w:sz w:val="20"/>
            <w:szCs w:val="20"/>
          </w:rPr>
          <w:delText>90</w:delText>
        </w:r>
        <w:r w:rsidR="004171E0" w:rsidRPr="00C65457" w:rsidDel="007C39CA">
          <w:rPr>
            <w:rFonts w:ascii="Times New Roman" w:hAnsi="Times New Roman" w:cs="Times New Roman"/>
            <w:sz w:val="20"/>
            <w:szCs w:val="20"/>
          </w:rPr>
          <w:delText>–100%</w:delText>
        </w:r>
      </w:del>
    </w:p>
    <w:p w14:paraId="057DCF18" w14:textId="77777777" w:rsidR="00DC691F" w:rsidDel="007C39CA" w:rsidRDefault="00DC691F" w:rsidP="00DC691F">
      <w:pPr>
        <w:jc w:val="both"/>
        <w:rPr>
          <w:del w:id="353" w:author="Abraham Raju" w:date="2026-03-11T10:36:00Z" w16du:dateUtc="2026-03-11T09:36:00Z"/>
          <w:rFonts w:ascii="Times New Roman" w:hAnsi="Times New Roman" w:cs="Times New Roman"/>
          <w:sz w:val="20"/>
          <w:szCs w:val="20"/>
        </w:rPr>
      </w:pPr>
    </w:p>
    <w:p w14:paraId="116683E8" w14:textId="20936B89" w:rsidR="00DC691F" w:rsidRPr="00DC691F" w:rsidDel="007C39CA" w:rsidRDefault="00DC691F" w:rsidP="00DC691F">
      <w:pPr>
        <w:jc w:val="both"/>
        <w:rPr>
          <w:del w:id="354" w:author="Abraham Raju" w:date="2026-03-11T10:36:00Z" w16du:dateUtc="2026-03-11T09:36:00Z"/>
          <w:rFonts w:ascii="Times New Roman" w:hAnsi="Times New Roman" w:cs="Times New Roman"/>
          <w:sz w:val="20"/>
          <w:szCs w:val="20"/>
        </w:rPr>
      </w:pPr>
      <w:del w:id="355" w:author="Abraham Raju" w:date="2026-03-11T10:36:00Z" w16du:dateUtc="2026-03-11T09:36:00Z">
        <w:r w:rsidRPr="00DC691F" w:rsidDel="007C39CA">
          <w:rPr>
            <w:rFonts w:ascii="Times New Roman" w:hAnsi="Times New Roman" w:cs="Times New Roman"/>
            <w:sz w:val="20"/>
            <w:szCs w:val="20"/>
          </w:rPr>
          <w:delText xml:space="preserve">What percentage of jobs currently held by people with a </w:delText>
        </w:r>
        <w:r w:rsidRPr="00DC691F" w:rsidDel="007C39CA">
          <w:rPr>
            <w:rFonts w:ascii="Times New Roman" w:hAnsi="Times New Roman" w:cs="Times New Roman"/>
            <w:b/>
            <w:bCs/>
            <w:sz w:val="20"/>
            <w:szCs w:val="20"/>
          </w:rPr>
          <w:delText>vocational qualification</w:delText>
        </w:r>
      </w:del>
      <w:ins w:id="356" w:author="Anne Ardila Brenoe" w:date="2026-03-11T08:57:00Z" w16du:dateUtc="2026-03-11T07:57:00Z">
        <w:del w:id="357" w:author="Abraham Raju" w:date="2026-03-11T10:36:00Z" w16du:dateUtc="2026-03-11T09:36:00Z">
          <w:r w:rsidR="00C214DA" w:rsidDel="007C39CA">
            <w:rPr>
              <w:rFonts w:ascii="Times New Roman" w:hAnsi="Times New Roman" w:cs="Times New Roman"/>
              <w:b/>
              <w:bCs/>
              <w:sz w:val="20"/>
              <w:szCs w:val="20"/>
            </w:rPr>
            <w:delText>s</w:delText>
          </w:r>
        </w:del>
      </w:ins>
      <w:del w:id="358" w:author="Abraham Raju" w:date="2026-03-11T10:36:00Z" w16du:dateUtc="2026-03-11T09:36:00Z">
        <w:r w:rsidRPr="00DC691F" w:rsidDel="007C39CA">
          <w:rPr>
            <w:rFonts w:ascii="Times New Roman" w:hAnsi="Times New Roman" w:cs="Times New Roman"/>
            <w:sz w:val="20"/>
            <w:szCs w:val="20"/>
          </w:rPr>
          <w:delText xml:space="preserve"> do you think will be </w:delText>
        </w:r>
        <w:r w:rsidRPr="00C65457" w:rsidDel="007C39CA">
          <w:rPr>
            <w:rFonts w:ascii="Times New Roman" w:hAnsi="Times New Roman" w:cs="Times New Roman"/>
            <w:b/>
            <w:bCs/>
            <w:sz w:val="20"/>
            <w:szCs w:val="20"/>
          </w:rPr>
          <w:delText>automated by AI</w:delText>
        </w:r>
        <w:r w:rsidRPr="00DC691F" w:rsidDel="007C39CA">
          <w:rPr>
            <w:rFonts w:ascii="Times New Roman" w:hAnsi="Times New Roman" w:cs="Times New Roman"/>
            <w:sz w:val="20"/>
            <w:szCs w:val="20"/>
          </w:rPr>
          <w:delText xml:space="preserve"> over the next </w:delText>
        </w:r>
        <w:r w:rsidRPr="00C65457" w:rsidDel="007C39CA">
          <w:rPr>
            <w:rFonts w:ascii="Times New Roman" w:hAnsi="Times New Roman" w:cs="Times New Roman"/>
            <w:b/>
            <w:bCs/>
            <w:sz w:val="20"/>
            <w:szCs w:val="20"/>
          </w:rPr>
          <w:delText>10 years</w:delText>
        </w:r>
        <w:r w:rsidRPr="00DC691F" w:rsidDel="007C39CA">
          <w:rPr>
            <w:rFonts w:ascii="Times New Roman" w:hAnsi="Times New Roman" w:cs="Times New Roman"/>
            <w:sz w:val="20"/>
            <w:szCs w:val="20"/>
          </w:rPr>
          <w:delText>?</w:delText>
        </w:r>
      </w:del>
    </w:p>
    <w:p w14:paraId="3C2559CF" w14:textId="77777777" w:rsidR="004F0A07" w:rsidDel="007C39CA" w:rsidRDefault="004F0A07" w:rsidP="004F0A07">
      <w:pPr>
        <w:pStyle w:val="ListParagraph"/>
        <w:numPr>
          <w:ilvl w:val="0"/>
          <w:numId w:val="11"/>
        </w:numPr>
        <w:jc w:val="both"/>
        <w:rPr>
          <w:del w:id="359" w:author="Abraham Raju" w:date="2026-03-11T10:36:00Z" w16du:dateUtc="2026-03-11T09:36:00Z"/>
          <w:rFonts w:ascii="Times New Roman" w:hAnsi="Times New Roman" w:cs="Times New Roman"/>
          <w:sz w:val="20"/>
          <w:szCs w:val="20"/>
        </w:rPr>
      </w:pPr>
      <w:del w:id="360" w:author="Abraham Raju" w:date="2026-03-11T10:36:00Z" w16du:dateUtc="2026-03-11T09:36:00Z">
        <w:r w:rsidRPr="00B10945" w:rsidDel="007C39CA">
          <w:rPr>
            <w:rFonts w:ascii="Times New Roman" w:hAnsi="Times New Roman" w:cs="Times New Roman"/>
            <w:sz w:val="20"/>
            <w:szCs w:val="20"/>
          </w:rPr>
          <w:delText>0–</w:delText>
        </w:r>
        <w:r w:rsidDel="007C39CA">
          <w:rPr>
            <w:rFonts w:ascii="Times New Roman" w:hAnsi="Times New Roman" w:cs="Times New Roman"/>
            <w:sz w:val="20"/>
            <w:szCs w:val="20"/>
          </w:rPr>
          <w:delText>9</w:delText>
        </w:r>
        <w:r w:rsidRPr="00B10945" w:rsidDel="007C39CA">
          <w:rPr>
            <w:rFonts w:ascii="Times New Roman" w:hAnsi="Times New Roman" w:cs="Times New Roman"/>
            <w:sz w:val="20"/>
            <w:szCs w:val="20"/>
          </w:rPr>
          <w:delText>%</w:delText>
        </w:r>
      </w:del>
    </w:p>
    <w:p w14:paraId="7FF323ED" w14:textId="77777777" w:rsidR="004F0A07" w:rsidDel="007C39CA" w:rsidRDefault="004F0A07" w:rsidP="004F0A07">
      <w:pPr>
        <w:pStyle w:val="ListParagraph"/>
        <w:numPr>
          <w:ilvl w:val="0"/>
          <w:numId w:val="11"/>
        </w:numPr>
        <w:jc w:val="both"/>
        <w:rPr>
          <w:del w:id="361" w:author="Abraham Raju" w:date="2026-03-11T10:36:00Z" w16du:dateUtc="2026-03-11T09:36:00Z"/>
          <w:rFonts w:ascii="Times New Roman" w:hAnsi="Times New Roman" w:cs="Times New Roman"/>
          <w:sz w:val="20"/>
          <w:szCs w:val="20"/>
        </w:rPr>
      </w:pPr>
      <w:del w:id="362" w:author="Abraham Raju" w:date="2026-03-11T10:36:00Z" w16du:dateUtc="2026-03-11T09:36:00Z">
        <w:r w:rsidDel="007C39CA">
          <w:rPr>
            <w:rFonts w:ascii="Times New Roman" w:hAnsi="Times New Roman" w:cs="Times New Roman"/>
            <w:sz w:val="20"/>
            <w:szCs w:val="20"/>
          </w:rPr>
          <w:delText>10-19%</w:delText>
        </w:r>
      </w:del>
    </w:p>
    <w:p w14:paraId="2DB6311C" w14:textId="77777777" w:rsidR="004F0A07" w:rsidDel="007C39CA" w:rsidRDefault="004F0A07" w:rsidP="004F0A07">
      <w:pPr>
        <w:pStyle w:val="ListParagraph"/>
        <w:numPr>
          <w:ilvl w:val="0"/>
          <w:numId w:val="11"/>
        </w:numPr>
        <w:jc w:val="both"/>
        <w:rPr>
          <w:del w:id="363" w:author="Abraham Raju" w:date="2026-03-11T10:36:00Z" w16du:dateUtc="2026-03-11T09:36:00Z"/>
          <w:rFonts w:ascii="Times New Roman" w:hAnsi="Times New Roman" w:cs="Times New Roman"/>
          <w:sz w:val="20"/>
          <w:szCs w:val="20"/>
        </w:rPr>
      </w:pPr>
      <w:del w:id="364" w:author="Abraham Raju" w:date="2026-03-11T10:36:00Z" w16du:dateUtc="2026-03-11T09:36:00Z">
        <w:r w:rsidDel="007C39CA">
          <w:rPr>
            <w:rFonts w:ascii="Times New Roman" w:hAnsi="Times New Roman" w:cs="Times New Roman"/>
            <w:sz w:val="20"/>
            <w:szCs w:val="20"/>
          </w:rPr>
          <w:delText>20-29%</w:delText>
        </w:r>
      </w:del>
    </w:p>
    <w:p w14:paraId="4186DC4F" w14:textId="77777777" w:rsidR="004F0A07" w:rsidDel="007C39CA" w:rsidRDefault="004F0A07" w:rsidP="004F0A07">
      <w:pPr>
        <w:pStyle w:val="ListParagraph"/>
        <w:numPr>
          <w:ilvl w:val="0"/>
          <w:numId w:val="11"/>
        </w:numPr>
        <w:jc w:val="both"/>
        <w:rPr>
          <w:del w:id="365" w:author="Abraham Raju" w:date="2026-03-11T10:36:00Z" w16du:dateUtc="2026-03-11T09:36:00Z"/>
          <w:rFonts w:ascii="Times New Roman" w:hAnsi="Times New Roman" w:cs="Times New Roman"/>
          <w:sz w:val="20"/>
          <w:szCs w:val="20"/>
        </w:rPr>
      </w:pPr>
      <w:del w:id="366" w:author="Abraham Raju" w:date="2026-03-11T10:36:00Z" w16du:dateUtc="2026-03-11T09:36:00Z">
        <w:r w:rsidDel="007C39CA">
          <w:rPr>
            <w:rFonts w:ascii="Times New Roman" w:hAnsi="Times New Roman" w:cs="Times New Roman"/>
            <w:sz w:val="20"/>
            <w:szCs w:val="20"/>
          </w:rPr>
          <w:delText>…</w:delText>
        </w:r>
      </w:del>
    </w:p>
    <w:p w14:paraId="6DBE9412" w14:textId="77777777" w:rsidR="004F0A07" w:rsidRPr="00B10945" w:rsidDel="007C39CA" w:rsidRDefault="004F0A07" w:rsidP="004F0A07">
      <w:pPr>
        <w:pStyle w:val="ListParagraph"/>
        <w:numPr>
          <w:ilvl w:val="0"/>
          <w:numId w:val="11"/>
        </w:numPr>
        <w:jc w:val="both"/>
        <w:rPr>
          <w:del w:id="367" w:author="Abraham Raju" w:date="2026-03-11T10:36:00Z" w16du:dateUtc="2026-03-11T09:36:00Z"/>
          <w:rFonts w:ascii="Times New Roman" w:hAnsi="Times New Roman" w:cs="Times New Roman"/>
          <w:sz w:val="20"/>
          <w:szCs w:val="20"/>
        </w:rPr>
      </w:pPr>
      <w:del w:id="368" w:author="Abraham Raju" w:date="2026-03-11T10:36:00Z" w16du:dateUtc="2026-03-11T09:36:00Z">
        <w:r w:rsidDel="007C39CA">
          <w:rPr>
            <w:rFonts w:ascii="Times New Roman" w:hAnsi="Times New Roman" w:cs="Times New Roman"/>
            <w:sz w:val="20"/>
            <w:szCs w:val="20"/>
          </w:rPr>
          <w:delText>90</w:delText>
        </w:r>
        <w:r w:rsidRPr="00B10945" w:rsidDel="007C39CA">
          <w:rPr>
            <w:rFonts w:ascii="Times New Roman" w:hAnsi="Times New Roman" w:cs="Times New Roman"/>
            <w:sz w:val="20"/>
            <w:szCs w:val="20"/>
          </w:rPr>
          <w:delText>–100%</w:delText>
        </w:r>
        <w:commentRangeEnd w:id="339"/>
        <w:r w:rsidR="00F75FE7" w:rsidRPr="00B10945" w:rsidDel="007C39CA">
          <w:rPr>
            <w:rStyle w:val="CommentReference"/>
            <w:rFonts w:ascii="Times New Roman" w:hAnsi="Times New Roman" w:cs="Times New Roman"/>
            <w:sz w:val="20"/>
            <w:szCs w:val="20"/>
          </w:rPr>
          <w:commentReference w:id="339"/>
        </w:r>
      </w:del>
    </w:p>
    <w:p w14:paraId="4476C198" w14:textId="77777777" w:rsidR="0095053C" w:rsidRDefault="0095053C" w:rsidP="00234E7D">
      <w:pPr>
        <w:jc w:val="both"/>
        <w:rPr>
          <w:rFonts w:ascii="Times New Roman" w:hAnsi="Times New Roman" w:cs="Times New Roman"/>
          <w:sz w:val="20"/>
          <w:szCs w:val="20"/>
        </w:rPr>
      </w:pPr>
    </w:p>
    <w:p w14:paraId="2ED8F9C3" w14:textId="77777777" w:rsidR="0095053C" w:rsidRDefault="0095053C" w:rsidP="0095053C">
      <w:pPr>
        <w:jc w:val="both"/>
        <w:rPr>
          <w:ins w:id="369" w:author="Anne Ardila Brenoe" w:date="2026-03-11T08:57:00Z" w16du:dateUtc="2026-03-11T07:57:00Z"/>
          <w:rFonts w:ascii="Times New Roman" w:hAnsi="Times New Roman" w:cs="Times New Roman"/>
          <w:sz w:val="20"/>
          <w:szCs w:val="20"/>
        </w:rPr>
      </w:pPr>
      <w:r w:rsidRPr="0095053C">
        <w:rPr>
          <w:rFonts w:ascii="Times New Roman" w:hAnsi="Times New Roman" w:cs="Times New Roman"/>
          <w:sz w:val="20"/>
          <w:szCs w:val="20"/>
        </w:rPr>
        <w:t xml:space="preserve">Over the next 10 years, do you think </w:t>
      </w:r>
      <w:r w:rsidRPr="00C65457">
        <w:rPr>
          <w:rFonts w:ascii="Times New Roman" w:hAnsi="Times New Roman" w:cs="Times New Roman"/>
          <w:b/>
          <w:bCs/>
          <w:sz w:val="20"/>
          <w:szCs w:val="20"/>
        </w:rPr>
        <w:t>AI</w:t>
      </w:r>
      <w:r w:rsidRPr="0095053C">
        <w:rPr>
          <w:rFonts w:ascii="Times New Roman" w:hAnsi="Times New Roman" w:cs="Times New Roman"/>
          <w:sz w:val="20"/>
          <w:szCs w:val="20"/>
        </w:rPr>
        <w:t xml:space="preserve"> will make the </w:t>
      </w:r>
      <w:r w:rsidRPr="00C65457">
        <w:rPr>
          <w:rFonts w:ascii="Times New Roman" w:hAnsi="Times New Roman" w:cs="Times New Roman"/>
          <w:b/>
          <w:bCs/>
          <w:sz w:val="20"/>
          <w:szCs w:val="20"/>
        </w:rPr>
        <w:t>earnings gap between a university degree and a vocational qualification</w:t>
      </w:r>
      <w:r w:rsidRPr="0095053C">
        <w:rPr>
          <w:rFonts w:ascii="Times New Roman" w:hAnsi="Times New Roman" w:cs="Times New Roman"/>
          <w:sz w:val="20"/>
          <w:szCs w:val="20"/>
        </w:rPr>
        <w:t>…</w:t>
      </w:r>
    </w:p>
    <w:p w14:paraId="4D376BAD" w14:textId="1A4C7396" w:rsidR="00AA4F37" w:rsidRPr="006316F8" w:rsidRDefault="00AA4F37" w:rsidP="00AA4F37">
      <w:pPr>
        <w:jc w:val="both"/>
        <w:rPr>
          <w:ins w:id="370" w:author="Anne Ardila Brenoe" w:date="2026-03-11T08:57:00Z" w16du:dateUtc="2026-03-11T07:57:00Z"/>
          <w:rFonts w:ascii="Times New Roman" w:hAnsi="Times New Roman" w:cs="Times New Roman"/>
          <w:sz w:val="20"/>
          <w:szCs w:val="20"/>
        </w:rPr>
      </w:pPr>
      <w:ins w:id="371" w:author="Anne Ardila Brenoe" w:date="2026-03-11T08:57:00Z" w16du:dateUtc="2026-03-11T07:57:00Z">
        <w:r w:rsidRPr="006316F8">
          <w:rPr>
            <w:rFonts w:ascii="Times New Roman" w:hAnsi="Times New Roman" w:cs="Times New Roman"/>
            <w:sz w:val="20"/>
            <w:szCs w:val="20"/>
            <w:highlight w:val="green"/>
          </w:rPr>
          <w:t>[randomize order</w:t>
        </w:r>
        <w:r>
          <w:rPr>
            <w:rFonts w:ascii="Times New Roman" w:hAnsi="Times New Roman" w:cs="Times New Roman"/>
            <w:sz w:val="20"/>
            <w:szCs w:val="20"/>
            <w:highlight w:val="green"/>
          </w:rPr>
          <w:t xml:space="preserve"> a-e or e-a</w:t>
        </w:r>
        <w:r w:rsidRPr="006316F8">
          <w:rPr>
            <w:rFonts w:ascii="Times New Roman" w:hAnsi="Times New Roman" w:cs="Times New Roman"/>
            <w:sz w:val="20"/>
            <w:szCs w:val="20"/>
            <w:highlight w:val="green"/>
          </w:rPr>
          <w:t>]</w:t>
        </w:r>
        <w:r w:rsidRPr="006316F8">
          <w:rPr>
            <w:rFonts w:ascii="Times New Roman" w:hAnsi="Times New Roman" w:cs="Times New Roman"/>
            <w:sz w:val="20"/>
            <w:szCs w:val="20"/>
          </w:rPr>
          <w:t xml:space="preserve"> </w:t>
        </w:r>
      </w:ins>
    </w:p>
    <w:p w14:paraId="0F239CF5" w14:textId="085B7096" w:rsidR="00AA4F37" w:rsidRPr="0095053C" w:rsidDel="00AA4F37" w:rsidRDefault="00AA4F37" w:rsidP="0095053C">
      <w:pPr>
        <w:jc w:val="both"/>
        <w:rPr>
          <w:del w:id="372" w:author="Anne Ardila Brenoe" w:date="2026-03-11T08:57:00Z" w16du:dateUtc="2026-03-11T07:57:00Z"/>
          <w:rFonts w:ascii="Times New Roman" w:hAnsi="Times New Roman" w:cs="Times New Roman"/>
          <w:sz w:val="20"/>
          <w:szCs w:val="20"/>
        </w:rPr>
      </w:pPr>
    </w:p>
    <w:p w14:paraId="54F26955" w14:textId="2F7CFF8D" w:rsidR="0095053C" w:rsidRPr="00C65457" w:rsidRDefault="0095053C" w:rsidP="00C65457">
      <w:pPr>
        <w:pStyle w:val="ListParagraph"/>
        <w:numPr>
          <w:ilvl w:val="0"/>
          <w:numId w:val="54"/>
        </w:numPr>
        <w:jc w:val="both"/>
        <w:rPr>
          <w:rFonts w:ascii="Times New Roman" w:hAnsi="Times New Roman" w:cs="Times New Roman"/>
          <w:sz w:val="20"/>
          <w:szCs w:val="20"/>
        </w:rPr>
      </w:pPr>
      <w:r w:rsidRPr="00C65457">
        <w:rPr>
          <w:rFonts w:ascii="Times New Roman" w:hAnsi="Times New Roman" w:cs="Times New Roman"/>
          <w:sz w:val="20"/>
          <w:szCs w:val="20"/>
        </w:rPr>
        <w:t>Much smaller</w:t>
      </w:r>
    </w:p>
    <w:p w14:paraId="72BFC442" w14:textId="55055050" w:rsidR="0095053C" w:rsidRPr="00C65457" w:rsidRDefault="0095053C" w:rsidP="00C65457">
      <w:pPr>
        <w:pStyle w:val="ListParagraph"/>
        <w:numPr>
          <w:ilvl w:val="0"/>
          <w:numId w:val="54"/>
        </w:numPr>
        <w:jc w:val="both"/>
        <w:rPr>
          <w:rFonts w:ascii="Times New Roman" w:hAnsi="Times New Roman" w:cs="Times New Roman"/>
          <w:sz w:val="20"/>
          <w:szCs w:val="20"/>
        </w:rPr>
      </w:pPr>
      <w:r w:rsidRPr="00C65457">
        <w:rPr>
          <w:rFonts w:ascii="Times New Roman" w:hAnsi="Times New Roman" w:cs="Times New Roman"/>
          <w:sz w:val="20"/>
          <w:szCs w:val="20"/>
        </w:rPr>
        <w:t>Somewhat smaller</w:t>
      </w:r>
    </w:p>
    <w:p w14:paraId="41D904C6" w14:textId="5581EC49" w:rsidR="0095053C" w:rsidRPr="00C65457" w:rsidRDefault="0095053C" w:rsidP="00C65457">
      <w:pPr>
        <w:pStyle w:val="ListParagraph"/>
        <w:numPr>
          <w:ilvl w:val="0"/>
          <w:numId w:val="54"/>
        </w:numPr>
        <w:jc w:val="both"/>
        <w:rPr>
          <w:rFonts w:ascii="Times New Roman" w:hAnsi="Times New Roman" w:cs="Times New Roman"/>
          <w:sz w:val="20"/>
          <w:szCs w:val="20"/>
        </w:rPr>
      </w:pPr>
      <w:r w:rsidRPr="00C65457">
        <w:rPr>
          <w:rFonts w:ascii="Times New Roman" w:hAnsi="Times New Roman" w:cs="Times New Roman"/>
          <w:sz w:val="20"/>
          <w:szCs w:val="20"/>
        </w:rPr>
        <w:t>About the same</w:t>
      </w:r>
    </w:p>
    <w:p w14:paraId="3D98EFE1" w14:textId="23D1FF43" w:rsidR="0095053C" w:rsidRPr="00C65457" w:rsidRDefault="0095053C" w:rsidP="00C65457">
      <w:pPr>
        <w:pStyle w:val="ListParagraph"/>
        <w:numPr>
          <w:ilvl w:val="0"/>
          <w:numId w:val="54"/>
        </w:numPr>
        <w:jc w:val="both"/>
        <w:rPr>
          <w:rFonts w:ascii="Times New Roman" w:hAnsi="Times New Roman" w:cs="Times New Roman"/>
          <w:sz w:val="20"/>
          <w:szCs w:val="20"/>
        </w:rPr>
      </w:pPr>
      <w:r w:rsidRPr="00C65457">
        <w:rPr>
          <w:rFonts w:ascii="Times New Roman" w:hAnsi="Times New Roman" w:cs="Times New Roman"/>
          <w:sz w:val="20"/>
          <w:szCs w:val="20"/>
        </w:rPr>
        <w:t>Somewhat larger</w:t>
      </w:r>
    </w:p>
    <w:p w14:paraId="56424A39" w14:textId="47D42E77" w:rsidR="0095053C" w:rsidRPr="00C65457" w:rsidRDefault="0095053C" w:rsidP="00C65457">
      <w:pPr>
        <w:pStyle w:val="ListParagraph"/>
        <w:numPr>
          <w:ilvl w:val="0"/>
          <w:numId w:val="54"/>
        </w:numPr>
        <w:jc w:val="both"/>
        <w:rPr>
          <w:rFonts w:ascii="Times New Roman" w:hAnsi="Times New Roman" w:cs="Times New Roman"/>
          <w:sz w:val="20"/>
          <w:szCs w:val="20"/>
        </w:rPr>
      </w:pPr>
      <w:r w:rsidRPr="00C65457">
        <w:rPr>
          <w:rFonts w:ascii="Times New Roman" w:hAnsi="Times New Roman" w:cs="Times New Roman"/>
          <w:sz w:val="20"/>
          <w:szCs w:val="20"/>
        </w:rPr>
        <w:t>Much larger</w:t>
      </w:r>
    </w:p>
    <w:p w14:paraId="15268671" w14:textId="77777777" w:rsidR="0095053C" w:rsidRPr="00C65457" w:rsidRDefault="0095053C" w:rsidP="00C65457">
      <w:pPr>
        <w:jc w:val="both"/>
        <w:rPr>
          <w:rFonts w:ascii="Times New Roman" w:hAnsi="Times New Roman" w:cs="Times New Roman"/>
          <w:sz w:val="20"/>
          <w:szCs w:val="20"/>
        </w:rPr>
      </w:pPr>
    </w:p>
    <w:p w14:paraId="1809180B" w14:textId="5207D10A" w:rsidR="0068162B" w:rsidRDefault="0068162B" w:rsidP="0068162B">
      <w:pPr>
        <w:jc w:val="both"/>
        <w:rPr>
          <w:rFonts w:ascii="Times New Roman" w:hAnsi="Times New Roman" w:cs="Times New Roman"/>
          <w:sz w:val="20"/>
          <w:szCs w:val="20"/>
        </w:rPr>
      </w:pPr>
      <w:r w:rsidRPr="006316F8">
        <w:rPr>
          <w:rFonts w:ascii="Times New Roman" w:hAnsi="Times New Roman" w:cs="Times New Roman"/>
          <w:sz w:val="20"/>
          <w:szCs w:val="20"/>
        </w:rPr>
        <w:t xml:space="preserve">Thinking about the next 10 years, which </w:t>
      </w:r>
      <w:r w:rsidR="00A933DE" w:rsidRPr="00E8706A">
        <w:rPr>
          <w:rFonts w:ascii="Times New Roman" w:hAnsi="Times New Roman" w:cs="Times New Roman"/>
          <w:b/>
          <w:bCs/>
          <w:sz w:val="20"/>
          <w:szCs w:val="20"/>
          <w:rPrChange w:id="373" w:author="Anne Ardila Brenoe" w:date="2026-03-11T08:58:00Z" w16du:dateUtc="2026-03-11T07:58:00Z">
            <w:rPr>
              <w:rFonts w:ascii="Times New Roman" w:hAnsi="Times New Roman" w:cs="Times New Roman"/>
              <w:sz w:val="20"/>
              <w:szCs w:val="20"/>
            </w:rPr>
          </w:rPrChange>
        </w:rPr>
        <w:t>education</w:t>
      </w:r>
      <w:r w:rsidRPr="00E8706A">
        <w:rPr>
          <w:rFonts w:ascii="Times New Roman" w:hAnsi="Times New Roman" w:cs="Times New Roman"/>
          <w:b/>
          <w:bCs/>
          <w:sz w:val="20"/>
          <w:szCs w:val="20"/>
          <w:rPrChange w:id="374" w:author="Anne Ardila Brenoe" w:date="2026-03-11T08:58:00Z" w16du:dateUtc="2026-03-11T07:58:00Z">
            <w:rPr>
              <w:rFonts w:ascii="Times New Roman" w:hAnsi="Times New Roman" w:cs="Times New Roman"/>
              <w:sz w:val="20"/>
              <w:szCs w:val="20"/>
            </w:rPr>
          </w:rPrChange>
        </w:rPr>
        <w:t xml:space="preserve"> </w:t>
      </w:r>
      <w:r w:rsidR="00D60022" w:rsidRPr="00E8706A">
        <w:rPr>
          <w:rFonts w:ascii="Times New Roman" w:hAnsi="Times New Roman" w:cs="Times New Roman"/>
          <w:b/>
          <w:bCs/>
          <w:sz w:val="20"/>
          <w:szCs w:val="20"/>
          <w:rPrChange w:id="375" w:author="Anne Ardila Brenoe" w:date="2026-03-11T08:58:00Z" w16du:dateUtc="2026-03-11T07:58:00Z">
            <w:rPr>
              <w:rFonts w:ascii="Times New Roman" w:hAnsi="Times New Roman" w:cs="Times New Roman"/>
              <w:sz w:val="20"/>
              <w:szCs w:val="20"/>
            </w:rPr>
          </w:rPrChange>
        </w:rPr>
        <w:t>type</w:t>
      </w:r>
      <w:r w:rsidR="00D60022">
        <w:rPr>
          <w:rFonts w:ascii="Times New Roman" w:hAnsi="Times New Roman" w:cs="Times New Roman"/>
          <w:sz w:val="20"/>
          <w:szCs w:val="20"/>
        </w:rPr>
        <w:t xml:space="preserve"> </w:t>
      </w:r>
      <w:r w:rsidRPr="006316F8">
        <w:rPr>
          <w:rFonts w:ascii="Times New Roman" w:hAnsi="Times New Roman" w:cs="Times New Roman"/>
          <w:sz w:val="20"/>
          <w:szCs w:val="20"/>
        </w:rPr>
        <w:t xml:space="preserve">do you think will </w:t>
      </w:r>
      <w:r w:rsidR="001A74C3" w:rsidRPr="00D60022">
        <w:rPr>
          <w:rFonts w:ascii="Times New Roman" w:hAnsi="Times New Roman" w:cs="Times New Roman"/>
          <w:b/>
          <w:bCs/>
          <w:sz w:val="20"/>
          <w:szCs w:val="20"/>
        </w:rPr>
        <w:t>offer more job security</w:t>
      </w:r>
      <w:r w:rsidRPr="006316F8">
        <w:rPr>
          <w:rFonts w:ascii="Times New Roman" w:hAnsi="Times New Roman" w:cs="Times New Roman"/>
          <w:sz w:val="20"/>
          <w:szCs w:val="20"/>
        </w:rPr>
        <w:t xml:space="preserve"> on average? </w:t>
      </w:r>
    </w:p>
    <w:p w14:paraId="78C01F51" w14:textId="77777777" w:rsidR="00A933DE" w:rsidRPr="006316F8" w:rsidRDefault="00A933DE" w:rsidP="00A933DE">
      <w:pPr>
        <w:jc w:val="both"/>
        <w:rPr>
          <w:rFonts w:ascii="Times New Roman" w:hAnsi="Times New Roman" w:cs="Times New Roman"/>
          <w:sz w:val="20"/>
          <w:szCs w:val="20"/>
        </w:rPr>
      </w:pPr>
      <w:r w:rsidRPr="006316F8">
        <w:rPr>
          <w:rFonts w:ascii="Times New Roman" w:hAnsi="Times New Roman" w:cs="Times New Roman"/>
          <w:sz w:val="20"/>
          <w:szCs w:val="20"/>
          <w:highlight w:val="green"/>
        </w:rPr>
        <w:t>[randomize order]</w:t>
      </w:r>
      <w:r w:rsidRPr="006316F8">
        <w:rPr>
          <w:rFonts w:ascii="Times New Roman" w:hAnsi="Times New Roman" w:cs="Times New Roman"/>
          <w:sz w:val="20"/>
          <w:szCs w:val="20"/>
        </w:rPr>
        <w:t xml:space="preserve"> </w:t>
      </w:r>
    </w:p>
    <w:p w14:paraId="2FEC1093" w14:textId="4260C273" w:rsidR="0068162B" w:rsidRPr="00A933DE" w:rsidRDefault="0068162B" w:rsidP="00A933DE">
      <w:pPr>
        <w:pStyle w:val="ListParagraph"/>
        <w:numPr>
          <w:ilvl w:val="0"/>
          <w:numId w:val="55"/>
        </w:numPr>
        <w:jc w:val="both"/>
        <w:rPr>
          <w:rFonts w:ascii="Times New Roman" w:hAnsi="Times New Roman" w:cs="Times New Roman"/>
          <w:sz w:val="20"/>
          <w:szCs w:val="20"/>
        </w:rPr>
      </w:pPr>
      <w:r w:rsidRPr="00A933DE">
        <w:rPr>
          <w:rFonts w:ascii="Times New Roman" w:hAnsi="Times New Roman" w:cs="Times New Roman"/>
          <w:sz w:val="20"/>
          <w:szCs w:val="20"/>
        </w:rPr>
        <w:lastRenderedPageBreak/>
        <w:t xml:space="preserve">University </w:t>
      </w:r>
    </w:p>
    <w:p w14:paraId="0E44A22F" w14:textId="151098B0" w:rsidR="0068162B" w:rsidRPr="00A933DE" w:rsidRDefault="00A933DE" w:rsidP="00A933DE">
      <w:pPr>
        <w:pStyle w:val="ListParagraph"/>
        <w:numPr>
          <w:ilvl w:val="0"/>
          <w:numId w:val="55"/>
        </w:numPr>
        <w:jc w:val="both"/>
        <w:rPr>
          <w:rFonts w:ascii="Times New Roman" w:hAnsi="Times New Roman" w:cs="Times New Roman"/>
          <w:sz w:val="20"/>
          <w:szCs w:val="20"/>
        </w:rPr>
      </w:pPr>
      <w:r w:rsidRPr="00A933DE">
        <w:rPr>
          <w:rFonts w:ascii="Times New Roman" w:hAnsi="Times New Roman" w:cs="Times New Roman"/>
          <w:sz w:val="20"/>
          <w:szCs w:val="20"/>
        </w:rPr>
        <w:t xml:space="preserve">Vocational education </w:t>
      </w:r>
    </w:p>
    <w:p w14:paraId="7A0EA330" w14:textId="38BE426C" w:rsidR="0068162B" w:rsidRPr="00A933DE" w:rsidRDefault="0068162B" w:rsidP="00A933DE">
      <w:pPr>
        <w:pStyle w:val="ListParagraph"/>
        <w:numPr>
          <w:ilvl w:val="0"/>
          <w:numId w:val="55"/>
        </w:numPr>
        <w:jc w:val="both"/>
        <w:rPr>
          <w:rFonts w:ascii="Times New Roman" w:hAnsi="Times New Roman" w:cs="Times New Roman"/>
          <w:sz w:val="20"/>
          <w:szCs w:val="20"/>
        </w:rPr>
      </w:pPr>
      <w:r w:rsidRPr="00A933DE">
        <w:rPr>
          <w:rFonts w:ascii="Times New Roman" w:hAnsi="Times New Roman" w:cs="Times New Roman"/>
          <w:sz w:val="20"/>
          <w:szCs w:val="20"/>
        </w:rPr>
        <w:t>About the same</w:t>
      </w:r>
    </w:p>
    <w:p w14:paraId="112B578A" w14:textId="760702B2" w:rsidR="002B515D" w:rsidRPr="00A933DE" w:rsidRDefault="0068162B" w:rsidP="00A933DE">
      <w:pPr>
        <w:pStyle w:val="ListParagraph"/>
        <w:numPr>
          <w:ilvl w:val="0"/>
          <w:numId w:val="55"/>
        </w:numPr>
        <w:jc w:val="both"/>
        <w:rPr>
          <w:rFonts w:ascii="Times New Roman" w:hAnsi="Times New Roman" w:cs="Times New Roman"/>
          <w:sz w:val="20"/>
          <w:szCs w:val="20"/>
        </w:rPr>
      </w:pPr>
      <w:r w:rsidRPr="00A933DE">
        <w:rPr>
          <w:rFonts w:ascii="Times New Roman" w:hAnsi="Times New Roman" w:cs="Times New Roman"/>
          <w:sz w:val="20"/>
          <w:szCs w:val="20"/>
        </w:rPr>
        <w:t>Not sur</w:t>
      </w:r>
      <w:r w:rsidR="00117EDC" w:rsidRPr="00A933DE">
        <w:rPr>
          <w:rFonts w:ascii="Times New Roman" w:hAnsi="Times New Roman" w:cs="Times New Roman"/>
          <w:sz w:val="20"/>
          <w:szCs w:val="20"/>
        </w:rPr>
        <w:t>e</w:t>
      </w:r>
    </w:p>
    <w:p w14:paraId="66E8C759" w14:textId="77777777" w:rsidR="0068162B" w:rsidRPr="006316F8" w:rsidRDefault="0068162B" w:rsidP="0068162B">
      <w:pPr>
        <w:jc w:val="both"/>
        <w:rPr>
          <w:rFonts w:ascii="Times New Roman" w:hAnsi="Times New Roman" w:cs="Times New Roman"/>
          <w:sz w:val="20"/>
          <w:szCs w:val="20"/>
        </w:rPr>
      </w:pPr>
    </w:p>
    <w:p w14:paraId="5EDDC4C2" w14:textId="77777777" w:rsidR="00760996" w:rsidRPr="00760996" w:rsidRDefault="00760996" w:rsidP="00760996">
      <w:pPr>
        <w:jc w:val="both"/>
        <w:rPr>
          <w:rFonts w:ascii="Times New Roman" w:hAnsi="Times New Roman" w:cs="Times New Roman"/>
          <w:sz w:val="20"/>
          <w:szCs w:val="20"/>
        </w:rPr>
      </w:pPr>
      <w:r w:rsidRPr="00760996">
        <w:rPr>
          <w:rFonts w:ascii="Times New Roman" w:hAnsi="Times New Roman" w:cs="Times New Roman"/>
          <w:sz w:val="20"/>
          <w:szCs w:val="20"/>
        </w:rPr>
        <w:t xml:space="preserve">Think back to when you chose your university major. How much </w:t>
      </w:r>
      <w:r w:rsidRPr="00433D92">
        <w:rPr>
          <w:rFonts w:ascii="Times New Roman" w:hAnsi="Times New Roman" w:cs="Times New Roman"/>
          <w:b/>
          <w:bCs/>
          <w:sz w:val="20"/>
          <w:szCs w:val="20"/>
          <w:rPrChange w:id="376" w:author="Anne Ardila Brenoe" w:date="2026-03-11T08:58:00Z" w16du:dateUtc="2026-03-11T07:58:00Z">
            <w:rPr>
              <w:rFonts w:ascii="Times New Roman" w:hAnsi="Times New Roman" w:cs="Times New Roman"/>
              <w:sz w:val="20"/>
              <w:szCs w:val="20"/>
            </w:rPr>
          </w:rPrChange>
        </w:rPr>
        <w:t>did you</w:t>
      </w:r>
      <w:r w:rsidRPr="00760996">
        <w:rPr>
          <w:rFonts w:ascii="Times New Roman" w:hAnsi="Times New Roman" w:cs="Times New Roman"/>
          <w:sz w:val="20"/>
          <w:szCs w:val="20"/>
        </w:rPr>
        <w:t xml:space="preserve"> think about the </w:t>
      </w:r>
      <w:r w:rsidRPr="00433D92">
        <w:rPr>
          <w:rFonts w:ascii="Times New Roman" w:hAnsi="Times New Roman" w:cs="Times New Roman"/>
          <w:b/>
          <w:bCs/>
          <w:sz w:val="20"/>
          <w:szCs w:val="20"/>
          <w:rPrChange w:id="377" w:author="Anne Ardila Brenoe" w:date="2026-03-11T08:58:00Z" w16du:dateUtc="2026-03-11T07:58:00Z">
            <w:rPr>
              <w:rFonts w:ascii="Times New Roman" w:hAnsi="Times New Roman" w:cs="Times New Roman"/>
              <w:sz w:val="20"/>
              <w:szCs w:val="20"/>
            </w:rPr>
          </w:rPrChange>
        </w:rPr>
        <w:t>impact of AI on future jobs and wages</w:t>
      </w:r>
      <w:r w:rsidRPr="00760996">
        <w:rPr>
          <w:rFonts w:ascii="Times New Roman" w:hAnsi="Times New Roman" w:cs="Times New Roman"/>
          <w:sz w:val="20"/>
          <w:szCs w:val="20"/>
        </w:rPr>
        <w:t>?</w:t>
      </w:r>
    </w:p>
    <w:p w14:paraId="28F9FDE1" w14:textId="2DF253DA" w:rsidR="00760996" w:rsidRPr="00760996" w:rsidRDefault="00760996" w:rsidP="00760996">
      <w:pPr>
        <w:pStyle w:val="ListParagraph"/>
        <w:numPr>
          <w:ilvl w:val="0"/>
          <w:numId w:val="58"/>
        </w:numPr>
        <w:jc w:val="both"/>
        <w:rPr>
          <w:rFonts w:ascii="Times New Roman" w:hAnsi="Times New Roman" w:cs="Times New Roman"/>
          <w:sz w:val="20"/>
          <w:szCs w:val="20"/>
        </w:rPr>
      </w:pPr>
      <w:r w:rsidRPr="00760996">
        <w:rPr>
          <w:rFonts w:ascii="Times New Roman" w:hAnsi="Times New Roman" w:cs="Times New Roman"/>
          <w:sz w:val="20"/>
          <w:szCs w:val="20"/>
        </w:rPr>
        <w:t>Not at all</w:t>
      </w:r>
    </w:p>
    <w:p w14:paraId="198D58DD" w14:textId="086E7957" w:rsidR="00760996" w:rsidRPr="00760996" w:rsidRDefault="00760996" w:rsidP="00760996">
      <w:pPr>
        <w:pStyle w:val="ListParagraph"/>
        <w:numPr>
          <w:ilvl w:val="0"/>
          <w:numId w:val="58"/>
        </w:numPr>
        <w:jc w:val="both"/>
        <w:rPr>
          <w:rFonts w:ascii="Times New Roman" w:hAnsi="Times New Roman" w:cs="Times New Roman"/>
          <w:sz w:val="20"/>
          <w:szCs w:val="20"/>
        </w:rPr>
      </w:pPr>
      <w:r w:rsidRPr="00760996">
        <w:rPr>
          <w:rFonts w:ascii="Times New Roman" w:hAnsi="Times New Roman" w:cs="Times New Roman"/>
          <w:sz w:val="20"/>
          <w:szCs w:val="20"/>
        </w:rPr>
        <w:t>A little</w:t>
      </w:r>
    </w:p>
    <w:p w14:paraId="5E96CBA2" w14:textId="71263A3A" w:rsidR="00760996" w:rsidRPr="00760996" w:rsidRDefault="00760996" w:rsidP="00760996">
      <w:pPr>
        <w:pStyle w:val="ListParagraph"/>
        <w:numPr>
          <w:ilvl w:val="0"/>
          <w:numId w:val="58"/>
        </w:numPr>
        <w:jc w:val="both"/>
        <w:rPr>
          <w:rFonts w:ascii="Times New Roman" w:hAnsi="Times New Roman" w:cs="Times New Roman"/>
          <w:sz w:val="20"/>
          <w:szCs w:val="20"/>
        </w:rPr>
      </w:pPr>
      <w:r w:rsidRPr="00760996">
        <w:rPr>
          <w:rFonts w:ascii="Times New Roman" w:hAnsi="Times New Roman" w:cs="Times New Roman"/>
          <w:sz w:val="20"/>
          <w:szCs w:val="20"/>
        </w:rPr>
        <w:t>Somewhat</w:t>
      </w:r>
    </w:p>
    <w:p w14:paraId="5A0EEC47" w14:textId="67EF2794" w:rsidR="00760996" w:rsidRPr="00760996" w:rsidRDefault="00760996" w:rsidP="00760996">
      <w:pPr>
        <w:pStyle w:val="ListParagraph"/>
        <w:numPr>
          <w:ilvl w:val="0"/>
          <w:numId w:val="58"/>
        </w:numPr>
        <w:jc w:val="both"/>
        <w:rPr>
          <w:rFonts w:ascii="Times New Roman" w:hAnsi="Times New Roman" w:cs="Times New Roman"/>
          <w:sz w:val="20"/>
          <w:szCs w:val="20"/>
        </w:rPr>
      </w:pPr>
      <w:r w:rsidRPr="00760996">
        <w:rPr>
          <w:rFonts w:ascii="Times New Roman" w:hAnsi="Times New Roman" w:cs="Times New Roman"/>
          <w:sz w:val="20"/>
          <w:szCs w:val="20"/>
        </w:rPr>
        <w:t>Quite a lot</w:t>
      </w:r>
    </w:p>
    <w:p w14:paraId="624A5371" w14:textId="3EF03C1F" w:rsidR="00760996" w:rsidRPr="00760996" w:rsidRDefault="00760996" w:rsidP="00760996">
      <w:pPr>
        <w:pStyle w:val="ListParagraph"/>
        <w:numPr>
          <w:ilvl w:val="0"/>
          <w:numId w:val="58"/>
        </w:numPr>
        <w:jc w:val="both"/>
        <w:rPr>
          <w:rFonts w:ascii="Times New Roman" w:hAnsi="Times New Roman" w:cs="Times New Roman"/>
          <w:sz w:val="20"/>
          <w:szCs w:val="20"/>
        </w:rPr>
      </w:pPr>
      <w:r w:rsidRPr="00760996">
        <w:rPr>
          <w:rFonts w:ascii="Times New Roman" w:hAnsi="Times New Roman" w:cs="Times New Roman"/>
          <w:sz w:val="20"/>
          <w:szCs w:val="20"/>
        </w:rPr>
        <w:t>A great deal</w:t>
      </w:r>
    </w:p>
    <w:p w14:paraId="208466B7" w14:textId="77777777" w:rsidR="00BB5681" w:rsidRPr="006316F8" w:rsidRDefault="00BB5681" w:rsidP="00623B64">
      <w:pPr>
        <w:jc w:val="both"/>
        <w:rPr>
          <w:rFonts w:ascii="Times New Roman" w:hAnsi="Times New Roman" w:cs="Times New Roman"/>
          <w:sz w:val="20"/>
          <w:szCs w:val="20"/>
        </w:rPr>
      </w:pPr>
    </w:p>
    <w:p w14:paraId="71194686" w14:textId="77777777" w:rsidR="00430BD1" w:rsidRPr="006316F8" w:rsidRDefault="00430BD1" w:rsidP="00664B12">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78C73E60" w14:textId="6081B3B8" w:rsidR="00430BD1" w:rsidRPr="006316F8" w:rsidRDefault="0048789F" w:rsidP="00664B12">
      <w:pPr>
        <w:jc w:val="both"/>
        <w:rPr>
          <w:rFonts w:ascii="Times New Roman" w:hAnsi="Times New Roman" w:cs="Times New Roman"/>
          <w:b/>
          <w:bCs/>
          <w:sz w:val="20"/>
          <w:szCs w:val="20"/>
        </w:rPr>
      </w:pPr>
      <w:r w:rsidRPr="006316F8">
        <w:rPr>
          <w:rFonts w:ascii="Times New Roman" w:hAnsi="Times New Roman" w:cs="Times New Roman"/>
          <w:b/>
          <w:sz w:val="20"/>
          <w:szCs w:val="20"/>
          <w:highlight w:val="lightGray"/>
        </w:rPr>
        <w:t>Own educational experience</w:t>
      </w:r>
      <w:r w:rsidRPr="006316F8">
        <w:rPr>
          <w:rFonts w:ascii="Times New Roman" w:hAnsi="Times New Roman" w:cs="Times New Roman"/>
          <w:b/>
          <w:bCs/>
          <w:sz w:val="20"/>
          <w:szCs w:val="20"/>
        </w:rPr>
        <w:t xml:space="preserve"> </w:t>
      </w:r>
    </w:p>
    <w:p w14:paraId="0D5F0C4D" w14:textId="2AC38237" w:rsidR="0048789F" w:rsidRPr="006316F8" w:rsidRDefault="0048789F" w:rsidP="00664B12">
      <w:pPr>
        <w:jc w:val="both"/>
        <w:rPr>
          <w:rFonts w:ascii="Times New Roman" w:hAnsi="Times New Roman" w:cs="Times New Roman"/>
          <w:sz w:val="20"/>
          <w:szCs w:val="20"/>
        </w:rPr>
      </w:pPr>
      <w:r w:rsidRPr="006316F8">
        <w:rPr>
          <w:rFonts w:ascii="Times New Roman" w:hAnsi="Times New Roman" w:cs="Times New Roman"/>
          <w:sz w:val="20"/>
          <w:szCs w:val="20"/>
          <w:highlight w:val="green"/>
        </w:rPr>
        <w:t xml:space="preserve">[if </w:t>
      </w:r>
      <w:r w:rsidR="00131ABC" w:rsidRPr="006316F8">
        <w:rPr>
          <w:rFonts w:ascii="Times New Roman" w:hAnsi="Times New Roman" w:cs="Times New Roman"/>
          <w:sz w:val="20"/>
          <w:szCs w:val="20"/>
          <w:highlight w:val="green"/>
        </w:rPr>
        <w:t xml:space="preserve">spent most school years </w:t>
      </w:r>
      <w:r w:rsidRPr="006316F8">
        <w:rPr>
          <w:rFonts w:ascii="Times New Roman" w:hAnsi="Times New Roman" w:cs="Times New Roman"/>
          <w:sz w:val="20"/>
          <w:szCs w:val="20"/>
          <w:highlight w:val="green"/>
        </w:rPr>
        <w:t>in Switzerland]</w:t>
      </w:r>
      <w:r w:rsidRPr="006316F8">
        <w:rPr>
          <w:rFonts w:ascii="Times New Roman" w:hAnsi="Times New Roman" w:cs="Times New Roman"/>
          <w:sz w:val="20"/>
          <w:szCs w:val="20"/>
        </w:rPr>
        <w:t xml:space="preserve"> Please think back to the </w:t>
      </w:r>
      <w:r w:rsidRPr="009B2D4C">
        <w:rPr>
          <w:rFonts w:ascii="Times New Roman" w:hAnsi="Times New Roman" w:cs="Times New Roman"/>
          <w:b/>
          <w:bCs/>
          <w:sz w:val="20"/>
          <w:szCs w:val="20"/>
        </w:rPr>
        <w:t>first time when you</w:t>
      </w:r>
      <w:r w:rsidRPr="006316F8">
        <w:rPr>
          <w:rFonts w:ascii="Times New Roman" w:hAnsi="Times New Roman" w:cs="Times New Roman"/>
          <w:sz w:val="20"/>
          <w:szCs w:val="20"/>
        </w:rPr>
        <w:t xml:space="preserve"> (and your family) had to choose between different school tracks and </w:t>
      </w:r>
      <w:r w:rsidRPr="009B2D4C">
        <w:rPr>
          <w:rFonts w:ascii="Times New Roman" w:hAnsi="Times New Roman" w:cs="Times New Roman"/>
          <w:b/>
          <w:bCs/>
          <w:sz w:val="20"/>
          <w:szCs w:val="20"/>
        </w:rPr>
        <w:t>attending Gymnasium was an option</w:t>
      </w:r>
      <w:r w:rsidRPr="006316F8">
        <w:rPr>
          <w:rFonts w:ascii="Times New Roman" w:hAnsi="Times New Roman" w:cs="Times New Roman"/>
          <w:sz w:val="20"/>
          <w:szCs w:val="20"/>
        </w:rPr>
        <w:t xml:space="preserve">. </w:t>
      </w:r>
      <w:del w:id="378" w:author="Anne Ardila Brenoe" w:date="2026-03-11T08:58:00Z" w16du:dateUtc="2026-03-11T07:58:00Z">
        <w:r w:rsidRPr="006316F8" w:rsidDel="00437EF4">
          <w:rPr>
            <w:rFonts w:ascii="Times New Roman" w:hAnsi="Times New Roman" w:cs="Times New Roman"/>
            <w:sz w:val="20"/>
            <w:szCs w:val="20"/>
          </w:rPr>
          <w:delText>Depending on the canton, this may have been after primary school or later during lower secondary school.</w:delText>
        </w:r>
      </w:del>
    </w:p>
    <w:p w14:paraId="32481763" w14:textId="38E8A3E5" w:rsidR="00C86E33" w:rsidRPr="006316F8" w:rsidRDefault="00C86E33" w:rsidP="00C86E33">
      <w:pPr>
        <w:jc w:val="both"/>
        <w:rPr>
          <w:rFonts w:ascii="Times New Roman" w:hAnsi="Times New Roman" w:cs="Times New Roman"/>
          <w:sz w:val="20"/>
          <w:szCs w:val="20"/>
        </w:rPr>
      </w:pPr>
      <w:r w:rsidRPr="006316F8">
        <w:rPr>
          <w:rFonts w:ascii="Times New Roman" w:hAnsi="Times New Roman" w:cs="Times New Roman"/>
          <w:sz w:val="20"/>
          <w:szCs w:val="20"/>
        </w:rPr>
        <w:t xml:space="preserve">How much </w:t>
      </w:r>
      <w:r w:rsidRPr="006316F8">
        <w:rPr>
          <w:rFonts w:ascii="Times New Roman" w:hAnsi="Times New Roman" w:cs="Times New Roman"/>
          <w:b/>
          <w:bCs/>
          <w:sz w:val="20"/>
          <w:szCs w:val="20"/>
        </w:rPr>
        <w:t>pressure</w:t>
      </w:r>
      <w:r w:rsidRPr="006316F8">
        <w:rPr>
          <w:rFonts w:ascii="Times New Roman" w:hAnsi="Times New Roman" w:cs="Times New Roman"/>
          <w:sz w:val="20"/>
          <w:szCs w:val="20"/>
        </w:rPr>
        <w:t xml:space="preserve"> did you feel </w:t>
      </w:r>
      <w:r w:rsidRPr="006316F8">
        <w:rPr>
          <w:rFonts w:ascii="Times New Roman" w:hAnsi="Times New Roman" w:cs="Times New Roman"/>
          <w:b/>
          <w:bCs/>
          <w:sz w:val="20"/>
          <w:szCs w:val="20"/>
        </w:rPr>
        <w:t>from your parents</w:t>
      </w:r>
      <w:r w:rsidRPr="006316F8">
        <w:rPr>
          <w:rFonts w:ascii="Times New Roman" w:hAnsi="Times New Roman" w:cs="Times New Roman"/>
          <w:sz w:val="20"/>
          <w:szCs w:val="20"/>
        </w:rPr>
        <w:t xml:space="preserve"> to attend </w:t>
      </w:r>
      <w:r w:rsidRPr="006316F8">
        <w:rPr>
          <w:rFonts w:ascii="Times New Roman" w:hAnsi="Times New Roman" w:cs="Times New Roman"/>
          <w:b/>
          <w:bCs/>
          <w:sz w:val="20"/>
          <w:szCs w:val="20"/>
        </w:rPr>
        <w:t>Gymnasium</w:t>
      </w:r>
      <w:r w:rsidRPr="006316F8">
        <w:rPr>
          <w:rFonts w:ascii="Times New Roman" w:hAnsi="Times New Roman" w:cs="Times New Roman"/>
          <w:sz w:val="20"/>
          <w:szCs w:val="20"/>
        </w:rPr>
        <w:t xml:space="preserve"> at that time?</w:t>
      </w:r>
    </w:p>
    <w:p w14:paraId="68C440CE" w14:textId="42A143D8" w:rsidR="00C86E33" w:rsidRPr="006316F8" w:rsidRDefault="00C86E33" w:rsidP="006C5F28">
      <w:pPr>
        <w:pStyle w:val="ListParagraph"/>
        <w:numPr>
          <w:ilvl w:val="0"/>
          <w:numId w:val="32"/>
        </w:numPr>
        <w:jc w:val="both"/>
        <w:rPr>
          <w:rFonts w:ascii="Times New Roman" w:hAnsi="Times New Roman" w:cs="Times New Roman"/>
          <w:sz w:val="20"/>
          <w:szCs w:val="20"/>
        </w:rPr>
      </w:pPr>
      <w:r w:rsidRPr="006316F8">
        <w:rPr>
          <w:rFonts w:ascii="Times New Roman" w:hAnsi="Times New Roman" w:cs="Times New Roman"/>
          <w:sz w:val="20"/>
          <w:szCs w:val="20"/>
        </w:rPr>
        <w:t>No pressure at all</w:t>
      </w:r>
    </w:p>
    <w:p w14:paraId="4BF709C2" w14:textId="43ABEF30" w:rsidR="00C86E33" w:rsidRPr="006316F8" w:rsidRDefault="00C86E33" w:rsidP="006C5F28">
      <w:pPr>
        <w:pStyle w:val="ListParagraph"/>
        <w:numPr>
          <w:ilvl w:val="0"/>
          <w:numId w:val="32"/>
        </w:numPr>
        <w:jc w:val="both"/>
        <w:rPr>
          <w:rFonts w:ascii="Times New Roman" w:hAnsi="Times New Roman" w:cs="Times New Roman"/>
          <w:sz w:val="20"/>
          <w:szCs w:val="20"/>
        </w:rPr>
      </w:pPr>
      <w:r w:rsidRPr="006316F8">
        <w:rPr>
          <w:rFonts w:ascii="Times New Roman" w:hAnsi="Times New Roman" w:cs="Times New Roman"/>
          <w:sz w:val="20"/>
          <w:szCs w:val="20"/>
        </w:rPr>
        <w:t>Slight pressure</w:t>
      </w:r>
    </w:p>
    <w:p w14:paraId="5F3E3908" w14:textId="0CD1FA65" w:rsidR="00C86E33" w:rsidRPr="006316F8" w:rsidRDefault="00C86E33" w:rsidP="006C5F28">
      <w:pPr>
        <w:pStyle w:val="ListParagraph"/>
        <w:numPr>
          <w:ilvl w:val="0"/>
          <w:numId w:val="32"/>
        </w:numPr>
        <w:jc w:val="both"/>
        <w:rPr>
          <w:rFonts w:ascii="Times New Roman" w:hAnsi="Times New Roman" w:cs="Times New Roman"/>
          <w:sz w:val="20"/>
          <w:szCs w:val="20"/>
        </w:rPr>
      </w:pPr>
      <w:r w:rsidRPr="006316F8">
        <w:rPr>
          <w:rFonts w:ascii="Times New Roman" w:hAnsi="Times New Roman" w:cs="Times New Roman"/>
          <w:sz w:val="20"/>
          <w:szCs w:val="20"/>
        </w:rPr>
        <w:t>Moderate pressure</w:t>
      </w:r>
    </w:p>
    <w:p w14:paraId="711ED4C6" w14:textId="09D2CD85" w:rsidR="00C86E33" w:rsidRPr="006316F8" w:rsidRDefault="00C86E33" w:rsidP="006C5F28">
      <w:pPr>
        <w:pStyle w:val="ListParagraph"/>
        <w:numPr>
          <w:ilvl w:val="0"/>
          <w:numId w:val="32"/>
        </w:numPr>
        <w:jc w:val="both"/>
        <w:rPr>
          <w:rFonts w:ascii="Times New Roman" w:hAnsi="Times New Roman" w:cs="Times New Roman"/>
          <w:sz w:val="20"/>
          <w:szCs w:val="20"/>
        </w:rPr>
      </w:pPr>
      <w:r w:rsidRPr="006316F8">
        <w:rPr>
          <w:rFonts w:ascii="Times New Roman" w:hAnsi="Times New Roman" w:cs="Times New Roman"/>
          <w:sz w:val="20"/>
          <w:szCs w:val="20"/>
        </w:rPr>
        <w:t>High pressure</w:t>
      </w:r>
    </w:p>
    <w:p w14:paraId="2BBB9F59" w14:textId="2ED4B93D" w:rsidR="0048789F" w:rsidRPr="006316F8" w:rsidRDefault="00C86E33" w:rsidP="006C5F28">
      <w:pPr>
        <w:pStyle w:val="ListParagraph"/>
        <w:numPr>
          <w:ilvl w:val="0"/>
          <w:numId w:val="32"/>
        </w:numPr>
        <w:jc w:val="both"/>
        <w:rPr>
          <w:rFonts w:ascii="Times New Roman" w:hAnsi="Times New Roman" w:cs="Times New Roman"/>
          <w:sz w:val="20"/>
          <w:szCs w:val="20"/>
        </w:rPr>
      </w:pPr>
      <w:r w:rsidRPr="006316F8">
        <w:rPr>
          <w:rFonts w:ascii="Times New Roman" w:hAnsi="Times New Roman" w:cs="Times New Roman"/>
          <w:sz w:val="20"/>
          <w:szCs w:val="20"/>
        </w:rPr>
        <w:t>Very high pressure</w:t>
      </w:r>
    </w:p>
    <w:p w14:paraId="4F3CEA87" w14:textId="77777777" w:rsidR="00430BD1" w:rsidRPr="006316F8" w:rsidRDefault="00430BD1" w:rsidP="00664B12">
      <w:pPr>
        <w:pStyle w:val="ListParagraph"/>
        <w:jc w:val="both"/>
        <w:rPr>
          <w:rFonts w:ascii="Times New Roman" w:hAnsi="Times New Roman" w:cs="Times New Roman"/>
          <w:sz w:val="20"/>
          <w:szCs w:val="20"/>
        </w:rPr>
      </w:pPr>
    </w:p>
    <w:p w14:paraId="30DB1F20" w14:textId="32FF80DD" w:rsidR="0067154E" w:rsidRPr="0067154E" w:rsidRDefault="0067154E" w:rsidP="0004224B">
      <w:pPr>
        <w:pStyle w:val="ListBullet"/>
        <w:jc w:val="both"/>
        <w:rPr>
          <w:rFonts w:ascii="Times New Roman" w:hAnsi="Times New Roman" w:cs="Times New Roman"/>
          <w:iCs/>
          <w:sz w:val="20"/>
          <w:szCs w:val="20"/>
        </w:rPr>
      </w:pPr>
      <w:r w:rsidRPr="0067154E">
        <w:rPr>
          <w:rFonts w:ascii="Times New Roman" w:hAnsi="Times New Roman" w:cs="Times New Roman"/>
          <w:iCs/>
          <w:sz w:val="20"/>
          <w:szCs w:val="20"/>
        </w:rPr>
        <w:t xml:space="preserve">Thinking back to the first time Gymnasium was an option: </w:t>
      </w:r>
      <w:r w:rsidRPr="00364D63">
        <w:rPr>
          <w:rFonts w:ascii="Times New Roman" w:hAnsi="Times New Roman" w:cs="Times New Roman"/>
          <w:b/>
          <w:bCs/>
          <w:iCs/>
          <w:sz w:val="20"/>
          <w:szCs w:val="20"/>
        </w:rPr>
        <w:t xml:space="preserve">Which </w:t>
      </w:r>
      <w:r w:rsidR="0004224B" w:rsidRPr="00364D63">
        <w:rPr>
          <w:rFonts w:ascii="Times New Roman" w:hAnsi="Times New Roman" w:cs="Times New Roman"/>
          <w:b/>
          <w:bCs/>
          <w:iCs/>
          <w:sz w:val="20"/>
          <w:szCs w:val="20"/>
        </w:rPr>
        <w:t xml:space="preserve">two </w:t>
      </w:r>
      <w:r w:rsidRPr="00364D63">
        <w:rPr>
          <w:rFonts w:ascii="Times New Roman" w:hAnsi="Times New Roman" w:cs="Times New Roman"/>
          <w:b/>
          <w:bCs/>
          <w:iCs/>
          <w:sz w:val="20"/>
          <w:szCs w:val="20"/>
        </w:rPr>
        <w:t>factors mattered most for your decision?</w:t>
      </w:r>
      <w:r w:rsidRPr="0067154E">
        <w:rPr>
          <w:rFonts w:ascii="Times New Roman" w:hAnsi="Times New Roman" w:cs="Times New Roman"/>
          <w:iCs/>
          <w:sz w:val="20"/>
          <w:szCs w:val="20"/>
        </w:rPr>
        <w:t xml:space="preserve"> </w:t>
      </w:r>
    </w:p>
    <w:p w14:paraId="4330DBB2" w14:textId="77777777" w:rsidR="0067154E" w:rsidRDefault="0067154E" w:rsidP="00664B12">
      <w:pPr>
        <w:pStyle w:val="ListBullet"/>
        <w:tabs>
          <w:tab w:val="clear" w:pos="720"/>
        </w:tabs>
        <w:jc w:val="both"/>
        <w:rPr>
          <w:rFonts w:ascii="Times New Roman" w:hAnsi="Times New Roman" w:cs="Times New Roman"/>
          <w:iCs/>
          <w:sz w:val="20"/>
          <w:szCs w:val="20"/>
        </w:rPr>
      </w:pPr>
    </w:p>
    <w:p w14:paraId="547B5B43" w14:textId="77777777" w:rsidR="000D584D" w:rsidRPr="006316F8" w:rsidRDefault="000D584D" w:rsidP="000D584D">
      <w:pPr>
        <w:jc w:val="both"/>
        <w:rPr>
          <w:rFonts w:ascii="Times New Roman" w:hAnsi="Times New Roman" w:cs="Times New Roman"/>
          <w:sz w:val="20"/>
          <w:szCs w:val="20"/>
        </w:rPr>
      </w:pPr>
      <w:r w:rsidRPr="006316F8">
        <w:rPr>
          <w:rFonts w:ascii="Times New Roman" w:hAnsi="Times New Roman" w:cs="Times New Roman"/>
          <w:sz w:val="20"/>
          <w:szCs w:val="20"/>
          <w:highlight w:val="green"/>
        </w:rPr>
        <w:t>[randomize order]</w:t>
      </w:r>
      <w:r w:rsidRPr="006316F8">
        <w:rPr>
          <w:rFonts w:ascii="Times New Roman" w:hAnsi="Times New Roman" w:cs="Times New Roman"/>
          <w:sz w:val="20"/>
          <w:szCs w:val="20"/>
        </w:rPr>
        <w:t xml:space="preserve"> </w:t>
      </w:r>
    </w:p>
    <w:p w14:paraId="63F357F0"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Grades / admission chances</w:t>
      </w:r>
    </w:p>
    <w:p w14:paraId="48E5AE81"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Interest in academic learning</w:t>
      </w:r>
    </w:p>
    <w:p w14:paraId="5AA0B445"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Interest in vocational training</w:t>
      </w:r>
    </w:p>
    <w:p w14:paraId="004871DE"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Keeping options open</w:t>
      </w:r>
    </w:p>
    <w:p w14:paraId="4F1682FD"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Expected future earnings</w:t>
      </w:r>
    </w:p>
    <w:p w14:paraId="3D5D1BF4"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Parents’ expectations</w:t>
      </w:r>
    </w:p>
    <w:p w14:paraId="60178987"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Teachers’ advice</w:t>
      </w:r>
    </w:p>
    <w:p w14:paraId="6D14935E"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Prestige / social status</w:t>
      </w:r>
    </w:p>
    <w:p w14:paraId="7B9ED178" w14:textId="77777777" w:rsidR="000D584D" w:rsidRPr="006316F8" w:rsidRDefault="000D584D" w:rsidP="006C5F28">
      <w:pPr>
        <w:pStyle w:val="ListParagraph"/>
        <w:numPr>
          <w:ilvl w:val="0"/>
          <w:numId w:val="1"/>
        </w:numPr>
        <w:jc w:val="both"/>
        <w:rPr>
          <w:rFonts w:ascii="Times New Roman" w:eastAsiaTheme="minorEastAsia" w:hAnsi="Times New Roman" w:cs="Times New Roman"/>
          <w:iCs/>
          <w:kern w:val="0"/>
          <w:sz w:val="20"/>
          <w:szCs w:val="20"/>
          <w14:ligatures w14:val="none"/>
        </w:rPr>
      </w:pPr>
      <w:r w:rsidRPr="006316F8">
        <w:rPr>
          <w:rFonts w:ascii="Times New Roman" w:eastAsiaTheme="minorEastAsia" w:hAnsi="Times New Roman" w:cs="Times New Roman"/>
          <w:iCs/>
          <w:kern w:val="0"/>
          <w:sz w:val="20"/>
          <w:szCs w:val="20"/>
          <w14:ligatures w14:val="none"/>
        </w:rPr>
        <w:t>Friends’ choices</w:t>
      </w:r>
    </w:p>
    <w:p w14:paraId="3E5B938B" w14:textId="4F9375ED" w:rsidR="00197568" w:rsidRPr="00CE2D2D" w:rsidRDefault="000D584D" w:rsidP="006C5F28">
      <w:pPr>
        <w:pStyle w:val="ListParagraph"/>
        <w:numPr>
          <w:ilvl w:val="0"/>
          <w:numId w:val="1"/>
        </w:numPr>
        <w:jc w:val="both"/>
        <w:rPr>
          <w:ins w:id="379" w:author="Anne Ardila Brenoe" w:date="2026-03-11T08:59:00Z" w16du:dateUtc="2026-03-11T07:59:00Z"/>
          <w:rFonts w:ascii="Times New Roman" w:hAnsi="Times New Roman" w:cs="Times New Roman"/>
          <w:sz w:val="20"/>
          <w:szCs w:val="20"/>
          <w:rPrChange w:id="380" w:author="Anne Ardila Brenoe" w:date="2026-03-11T08:59:00Z" w16du:dateUtc="2026-03-11T07:59:00Z">
            <w:rPr>
              <w:ins w:id="381" w:author="Anne Ardila Brenoe" w:date="2026-03-11T08:59:00Z" w16du:dateUtc="2026-03-11T07:59:00Z"/>
              <w:rFonts w:ascii="Times New Roman" w:eastAsiaTheme="minorEastAsia" w:hAnsi="Times New Roman" w:cs="Times New Roman"/>
              <w:iCs/>
              <w:kern w:val="0"/>
              <w:sz w:val="20"/>
              <w:szCs w:val="20"/>
              <w14:ligatures w14:val="none"/>
            </w:rPr>
          </w:rPrChange>
        </w:rPr>
      </w:pPr>
      <w:r w:rsidRPr="006316F8">
        <w:rPr>
          <w:rFonts w:ascii="Times New Roman" w:eastAsiaTheme="minorEastAsia" w:hAnsi="Times New Roman" w:cs="Times New Roman"/>
          <w:iCs/>
          <w:kern w:val="0"/>
          <w:sz w:val="20"/>
          <w:szCs w:val="20"/>
          <w14:ligatures w14:val="none"/>
        </w:rPr>
        <w:t>Practical reasons (distance/schedule)</w:t>
      </w:r>
    </w:p>
    <w:p w14:paraId="167F750E" w14:textId="14050339" w:rsidR="00CE2D2D" w:rsidRPr="006316F8" w:rsidRDefault="00CE2D2D" w:rsidP="006C5F28">
      <w:pPr>
        <w:pStyle w:val="ListParagraph"/>
        <w:numPr>
          <w:ilvl w:val="0"/>
          <w:numId w:val="1"/>
        </w:numPr>
        <w:jc w:val="both"/>
        <w:rPr>
          <w:rFonts w:ascii="Times New Roman" w:hAnsi="Times New Roman" w:cs="Times New Roman"/>
          <w:sz w:val="20"/>
          <w:szCs w:val="20"/>
        </w:rPr>
      </w:pPr>
      <w:ins w:id="382" w:author="Anne Ardila Brenoe" w:date="2026-03-11T08:59:00Z" w16du:dateUtc="2026-03-11T07:59:00Z">
        <w:r>
          <w:rPr>
            <w:rFonts w:ascii="Times New Roman" w:eastAsiaTheme="minorEastAsia" w:hAnsi="Times New Roman" w:cs="Times New Roman"/>
            <w:iCs/>
            <w:kern w:val="0"/>
            <w:sz w:val="20"/>
            <w:szCs w:val="20"/>
            <w14:ligatures w14:val="none"/>
          </w:rPr>
          <w:t>Other, please specify [text box]</w:t>
        </w:r>
      </w:ins>
    </w:p>
    <w:p w14:paraId="3604F2BB" w14:textId="77777777" w:rsidR="000C16D6" w:rsidRPr="006316F8" w:rsidRDefault="000C16D6" w:rsidP="00664B12">
      <w:pPr>
        <w:jc w:val="both"/>
        <w:rPr>
          <w:rFonts w:ascii="Times New Roman" w:hAnsi="Times New Roman" w:cs="Times New Roman"/>
          <w:sz w:val="20"/>
          <w:szCs w:val="20"/>
        </w:rPr>
      </w:pPr>
    </w:p>
    <w:p w14:paraId="702FBDAE" w14:textId="77777777" w:rsidR="000C16D6" w:rsidRPr="006316F8" w:rsidRDefault="000C16D6" w:rsidP="000C16D6">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47E412DD" w14:textId="77777777" w:rsidR="00D76ACA" w:rsidRPr="006316F8" w:rsidRDefault="00D76ACA" w:rsidP="00D76ACA">
      <w:pPr>
        <w:pStyle w:val="Heading2"/>
        <w:jc w:val="both"/>
        <w:rPr>
          <w:rFonts w:ascii="Times New Roman" w:hAnsi="Times New Roman" w:cs="Times New Roman"/>
          <w:b/>
          <w:bCs/>
          <w:color w:val="auto"/>
          <w:sz w:val="20"/>
          <w:szCs w:val="20"/>
        </w:rPr>
      </w:pPr>
      <w:r w:rsidRPr="006316F8">
        <w:rPr>
          <w:rFonts w:ascii="Times New Roman" w:hAnsi="Times New Roman" w:cs="Times New Roman"/>
          <w:b/>
          <w:bCs/>
          <w:color w:val="auto"/>
          <w:sz w:val="20"/>
          <w:szCs w:val="20"/>
          <w:highlight w:val="lightGray"/>
        </w:rPr>
        <w:lastRenderedPageBreak/>
        <w:t>Background</w:t>
      </w:r>
    </w:p>
    <w:p w14:paraId="2DB031DF" w14:textId="77777777" w:rsidR="003A7AF1" w:rsidRPr="006316F8" w:rsidRDefault="003A7AF1" w:rsidP="003A7AF1">
      <w:pPr>
        <w:jc w:val="both"/>
        <w:rPr>
          <w:rFonts w:ascii="Times New Roman" w:hAnsi="Times New Roman" w:cs="Times New Roman"/>
          <w:sz w:val="20"/>
          <w:szCs w:val="20"/>
        </w:rPr>
      </w:pPr>
      <w:r w:rsidRPr="006316F8">
        <w:rPr>
          <w:rFonts w:ascii="Times New Roman" w:hAnsi="Times New Roman" w:cs="Times New Roman"/>
          <w:sz w:val="20"/>
          <w:szCs w:val="20"/>
        </w:rPr>
        <w:t>What is your gender?</w:t>
      </w:r>
    </w:p>
    <w:p w14:paraId="5B75F454" w14:textId="77777777" w:rsidR="003A7AF1" w:rsidRPr="006316F8" w:rsidRDefault="003A7AF1" w:rsidP="006C5F28">
      <w:pPr>
        <w:pStyle w:val="ListParagraph"/>
        <w:numPr>
          <w:ilvl w:val="0"/>
          <w:numId w:val="23"/>
        </w:numPr>
        <w:jc w:val="both"/>
        <w:rPr>
          <w:rFonts w:ascii="Times New Roman" w:hAnsi="Times New Roman" w:cs="Times New Roman"/>
          <w:sz w:val="20"/>
          <w:szCs w:val="20"/>
        </w:rPr>
      </w:pPr>
      <w:r w:rsidRPr="006316F8">
        <w:rPr>
          <w:rFonts w:ascii="Times New Roman" w:hAnsi="Times New Roman" w:cs="Times New Roman"/>
          <w:sz w:val="20"/>
          <w:szCs w:val="20"/>
        </w:rPr>
        <w:t>Male</w:t>
      </w:r>
    </w:p>
    <w:p w14:paraId="572B1CD2" w14:textId="77777777" w:rsidR="003A7AF1" w:rsidRPr="006316F8" w:rsidRDefault="003A7AF1" w:rsidP="006C5F28">
      <w:pPr>
        <w:pStyle w:val="ListParagraph"/>
        <w:numPr>
          <w:ilvl w:val="0"/>
          <w:numId w:val="23"/>
        </w:numPr>
        <w:jc w:val="both"/>
        <w:rPr>
          <w:rFonts w:ascii="Times New Roman" w:hAnsi="Times New Roman" w:cs="Times New Roman"/>
          <w:sz w:val="20"/>
          <w:szCs w:val="20"/>
        </w:rPr>
      </w:pPr>
      <w:r w:rsidRPr="006316F8">
        <w:rPr>
          <w:rFonts w:ascii="Times New Roman" w:hAnsi="Times New Roman" w:cs="Times New Roman"/>
          <w:sz w:val="20"/>
          <w:szCs w:val="20"/>
        </w:rPr>
        <w:t>Female</w:t>
      </w:r>
    </w:p>
    <w:p w14:paraId="2BFD8A1E" w14:textId="77777777" w:rsidR="003A7AF1" w:rsidRPr="006316F8" w:rsidRDefault="003A7AF1" w:rsidP="006C5F28">
      <w:pPr>
        <w:pStyle w:val="ListParagraph"/>
        <w:numPr>
          <w:ilvl w:val="0"/>
          <w:numId w:val="23"/>
        </w:numPr>
        <w:jc w:val="both"/>
        <w:rPr>
          <w:rFonts w:ascii="Times New Roman" w:hAnsi="Times New Roman" w:cs="Times New Roman"/>
          <w:sz w:val="20"/>
          <w:szCs w:val="20"/>
        </w:rPr>
      </w:pPr>
      <w:r w:rsidRPr="006316F8">
        <w:rPr>
          <w:rFonts w:ascii="Times New Roman" w:hAnsi="Times New Roman" w:cs="Times New Roman"/>
          <w:sz w:val="20"/>
          <w:szCs w:val="20"/>
        </w:rPr>
        <w:t>Non-binary</w:t>
      </w:r>
    </w:p>
    <w:p w14:paraId="38A874F8" w14:textId="77777777" w:rsidR="003A7AF1" w:rsidRPr="006316F8" w:rsidRDefault="003A7AF1" w:rsidP="006C5F28">
      <w:pPr>
        <w:pStyle w:val="ListParagraph"/>
        <w:numPr>
          <w:ilvl w:val="0"/>
          <w:numId w:val="23"/>
        </w:numPr>
        <w:jc w:val="both"/>
        <w:rPr>
          <w:rFonts w:ascii="Times New Roman" w:hAnsi="Times New Roman" w:cs="Times New Roman"/>
          <w:sz w:val="20"/>
          <w:szCs w:val="20"/>
        </w:rPr>
      </w:pPr>
      <w:r w:rsidRPr="006316F8">
        <w:rPr>
          <w:rFonts w:ascii="Times New Roman" w:hAnsi="Times New Roman" w:cs="Times New Roman"/>
          <w:sz w:val="20"/>
          <w:szCs w:val="20"/>
        </w:rPr>
        <w:t>Prefer not to say</w:t>
      </w:r>
    </w:p>
    <w:p w14:paraId="192E29AE" w14:textId="77777777" w:rsidR="003A7AF1" w:rsidRPr="006316F8" w:rsidRDefault="003A7AF1" w:rsidP="003A7AF1">
      <w:pPr>
        <w:jc w:val="both"/>
        <w:rPr>
          <w:rFonts w:ascii="Times New Roman" w:hAnsi="Times New Roman" w:cs="Times New Roman"/>
          <w:sz w:val="20"/>
          <w:szCs w:val="20"/>
        </w:rPr>
      </w:pPr>
      <w:r w:rsidRPr="006316F8">
        <w:rPr>
          <w:rFonts w:ascii="Times New Roman" w:hAnsi="Times New Roman" w:cs="Times New Roman"/>
          <w:sz w:val="20"/>
          <w:szCs w:val="20"/>
        </w:rPr>
        <w:t>Were you or your parents born in Switzerland? Yes/no</w:t>
      </w:r>
    </w:p>
    <w:p w14:paraId="1B01C697" w14:textId="77777777" w:rsidR="003A7AF1" w:rsidRPr="006316F8" w:rsidRDefault="003A7AF1" w:rsidP="006C5F28">
      <w:pPr>
        <w:pStyle w:val="ListParagraph"/>
        <w:numPr>
          <w:ilvl w:val="0"/>
          <w:numId w:val="7"/>
        </w:numPr>
        <w:jc w:val="both"/>
        <w:rPr>
          <w:rFonts w:ascii="Times New Roman" w:hAnsi="Times New Roman" w:cs="Times New Roman"/>
          <w:sz w:val="20"/>
          <w:szCs w:val="20"/>
        </w:rPr>
      </w:pPr>
      <w:r w:rsidRPr="006316F8">
        <w:rPr>
          <w:rFonts w:ascii="Times New Roman" w:hAnsi="Times New Roman" w:cs="Times New Roman"/>
          <w:sz w:val="20"/>
          <w:szCs w:val="20"/>
        </w:rPr>
        <w:t>You</w:t>
      </w:r>
    </w:p>
    <w:p w14:paraId="2E2C422F" w14:textId="77777777" w:rsidR="003A7AF1" w:rsidRPr="006316F8" w:rsidRDefault="003A7AF1" w:rsidP="006C5F28">
      <w:pPr>
        <w:pStyle w:val="ListParagraph"/>
        <w:numPr>
          <w:ilvl w:val="0"/>
          <w:numId w:val="7"/>
        </w:numPr>
        <w:jc w:val="both"/>
        <w:rPr>
          <w:rFonts w:ascii="Times New Roman" w:hAnsi="Times New Roman" w:cs="Times New Roman"/>
          <w:sz w:val="20"/>
          <w:szCs w:val="20"/>
        </w:rPr>
      </w:pPr>
      <w:r w:rsidRPr="006316F8">
        <w:rPr>
          <w:rFonts w:ascii="Times New Roman" w:hAnsi="Times New Roman" w:cs="Times New Roman"/>
          <w:sz w:val="20"/>
          <w:szCs w:val="20"/>
        </w:rPr>
        <w:t>Mother</w:t>
      </w:r>
    </w:p>
    <w:p w14:paraId="72F3C8CE" w14:textId="77777777" w:rsidR="003A7AF1" w:rsidRPr="006316F8" w:rsidRDefault="003A7AF1" w:rsidP="006C5F28">
      <w:pPr>
        <w:pStyle w:val="ListParagraph"/>
        <w:numPr>
          <w:ilvl w:val="0"/>
          <w:numId w:val="7"/>
        </w:numPr>
        <w:jc w:val="both"/>
        <w:rPr>
          <w:rFonts w:ascii="Times New Roman" w:hAnsi="Times New Roman" w:cs="Times New Roman"/>
          <w:sz w:val="20"/>
          <w:szCs w:val="20"/>
        </w:rPr>
      </w:pPr>
      <w:r w:rsidRPr="006316F8">
        <w:rPr>
          <w:rFonts w:ascii="Times New Roman" w:hAnsi="Times New Roman" w:cs="Times New Roman"/>
          <w:sz w:val="20"/>
          <w:szCs w:val="20"/>
        </w:rPr>
        <w:t xml:space="preserve">Father </w:t>
      </w:r>
    </w:p>
    <w:p w14:paraId="0D6B8ED6" w14:textId="77777777" w:rsidR="003A7AF1" w:rsidRPr="006316F8" w:rsidDel="005C3E1A" w:rsidRDefault="003A7AF1" w:rsidP="003A7AF1">
      <w:pPr>
        <w:pStyle w:val="ListParagraph"/>
        <w:spacing w:line="259" w:lineRule="auto"/>
        <w:jc w:val="both"/>
        <w:rPr>
          <w:del w:id="383" w:author="Anne Ardila Brenoe" w:date="2026-03-11T09:00:00Z" w16du:dateUtc="2026-03-11T08:00:00Z"/>
          <w:rFonts w:ascii="Times New Roman" w:hAnsi="Times New Roman" w:cs="Times New Roman"/>
          <w:sz w:val="20"/>
          <w:szCs w:val="20"/>
        </w:rPr>
      </w:pPr>
    </w:p>
    <w:p w14:paraId="22737843" w14:textId="77777777" w:rsidR="005C3E1A" w:rsidRDefault="005C3E1A" w:rsidP="00820DD7">
      <w:pPr>
        <w:jc w:val="both"/>
        <w:rPr>
          <w:ins w:id="384" w:author="Anne Ardila Brenoe" w:date="2026-03-11T09:00:00Z" w16du:dateUtc="2026-03-11T08:00:00Z"/>
          <w:rFonts w:ascii="Times New Roman" w:hAnsi="Times New Roman" w:cs="Times New Roman"/>
          <w:sz w:val="20"/>
          <w:szCs w:val="20"/>
        </w:rPr>
      </w:pPr>
    </w:p>
    <w:p w14:paraId="394B24D2" w14:textId="77777777" w:rsidR="00820DD7" w:rsidRPr="006316F8" w:rsidRDefault="00820DD7" w:rsidP="00820DD7">
      <w:pPr>
        <w:jc w:val="both"/>
        <w:rPr>
          <w:moveTo w:id="385" w:author="Anne Ardila Brenoe" w:date="2026-03-11T09:00:00Z" w16du:dateUtc="2026-03-11T08:00:00Z"/>
          <w:rFonts w:ascii="Times New Roman" w:hAnsi="Times New Roman" w:cs="Times New Roman"/>
          <w:sz w:val="20"/>
          <w:szCs w:val="20"/>
        </w:rPr>
      </w:pPr>
      <w:moveToRangeStart w:id="386" w:author="Anne Ardila Brenoe" w:date="2026-03-11T09:00:00Z" w:name="move224112028"/>
      <w:moveTo w:id="387" w:author="Anne Ardila Brenoe" w:date="2026-03-11T09:00:00Z" w16du:dateUtc="2026-03-11T08:00:00Z">
        <w:r w:rsidRPr="006316F8">
          <w:rPr>
            <w:rFonts w:ascii="Times New Roman" w:hAnsi="Times New Roman" w:cs="Times New Roman"/>
            <w:sz w:val="20"/>
            <w:szCs w:val="20"/>
          </w:rPr>
          <w:t xml:space="preserve">Did </w:t>
        </w:r>
        <w:r w:rsidRPr="00BD17FA">
          <w:rPr>
            <w:rFonts w:ascii="Times New Roman" w:hAnsi="Times New Roman" w:cs="Times New Roman"/>
            <w:b/>
            <w:bCs/>
            <w:sz w:val="20"/>
            <w:szCs w:val="20"/>
            <w:rPrChange w:id="388" w:author="Anne Ardila Brenoe" w:date="2026-03-11T09:00:00Z" w16du:dateUtc="2026-03-11T08:00:00Z">
              <w:rPr>
                <w:rFonts w:ascii="Times New Roman" w:hAnsi="Times New Roman" w:cs="Times New Roman"/>
                <w:sz w:val="20"/>
                <w:szCs w:val="20"/>
              </w:rPr>
            </w:rPrChange>
          </w:rPr>
          <w:t>either of your parents</w:t>
        </w:r>
        <w:r w:rsidRPr="006316F8">
          <w:rPr>
            <w:rFonts w:ascii="Times New Roman" w:hAnsi="Times New Roman" w:cs="Times New Roman"/>
            <w:sz w:val="20"/>
            <w:szCs w:val="20"/>
          </w:rPr>
          <w:t xml:space="preserve"> complete an </w:t>
        </w:r>
        <w:r w:rsidRPr="00BD17FA">
          <w:rPr>
            <w:rFonts w:ascii="Times New Roman" w:hAnsi="Times New Roman" w:cs="Times New Roman"/>
            <w:b/>
            <w:bCs/>
            <w:sz w:val="20"/>
            <w:szCs w:val="20"/>
            <w:rPrChange w:id="389" w:author="Anne Ardila Brenoe" w:date="2026-03-11T09:00:00Z" w16du:dateUtc="2026-03-11T08:00:00Z">
              <w:rPr>
                <w:rFonts w:ascii="Times New Roman" w:hAnsi="Times New Roman" w:cs="Times New Roman"/>
                <w:sz w:val="20"/>
                <w:szCs w:val="20"/>
              </w:rPr>
            </w:rPrChange>
          </w:rPr>
          <w:t>apprenticeship</w:t>
        </w:r>
        <w:r w:rsidRPr="006316F8">
          <w:rPr>
            <w:rFonts w:ascii="Times New Roman" w:hAnsi="Times New Roman" w:cs="Times New Roman"/>
            <w:sz w:val="20"/>
            <w:szCs w:val="20"/>
          </w:rPr>
          <w:t>?</w:t>
        </w:r>
      </w:moveTo>
    </w:p>
    <w:p w14:paraId="12D055B5" w14:textId="77777777" w:rsidR="00820DD7" w:rsidRPr="006316F8" w:rsidRDefault="00820DD7" w:rsidP="00820DD7">
      <w:pPr>
        <w:pStyle w:val="ListParagraph"/>
        <w:numPr>
          <w:ilvl w:val="0"/>
          <w:numId w:val="14"/>
        </w:numPr>
        <w:jc w:val="both"/>
        <w:rPr>
          <w:moveTo w:id="390" w:author="Anne Ardila Brenoe" w:date="2026-03-11T09:00:00Z" w16du:dateUtc="2026-03-11T08:00:00Z"/>
          <w:rFonts w:ascii="Times New Roman" w:hAnsi="Times New Roman" w:cs="Times New Roman"/>
          <w:sz w:val="20"/>
          <w:szCs w:val="20"/>
        </w:rPr>
      </w:pPr>
      <w:moveTo w:id="391" w:author="Anne Ardila Brenoe" w:date="2026-03-11T09:00:00Z" w16du:dateUtc="2026-03-11T08:00:00Z">
        <w:r w:rsidRPr="006316F8">
          <w:rPr>
            <w:rFonts w:ascii="Times New Roman" w:hAnsi="Times New Roman" w:cs="Times New Roman"/>
            <w:sz w:val="20"/>
            <w:szCs w:val="20"/>
          </w:rPr>
          <w:t>Yes, both</w:t>
        </w:r>
      </w:moveTo>
    </w:p>
    <w:p w14:paraId="5D74C40A" w14:textId="77777777" w:rsidR="00820DD7" w:rsidRPr="006316F8" w:rsidRDefault="00820DD7" w:rsidP="00820DD7">
      <w:pPr>
        <w:pStyle w:val="ListParagraph"/>
        <w:numPr>
          <w:ilvl w:val="0"/>
          <w:numId w:val="29"/>
        </w:numPr>
        <w:jc w:val="both"/>
        <w:rPr>
          <w:moveTo w:id="392" w:author="Anne Ardila Brenoe" w:date="2026-03-11T09:00:00Z" w16du:dateUtc="2026-03-11T08:00:00Z"/>
          <w:rFonts w:ascii="Times New Roman" w:hAnsi="Times New Roman" w:cs="Times New Roman"/>
          <w:sz w:val="20"/>
          <w:szCs w:val="20"/>
        </w:rPr>
      </w:pPr>
      <w:moveTo w:id="393" w:author="Anne Ardila Brenoe" w:date="2026-03-11T09:00:00Z" w16du:dateUtc="2026-03-11T08:00:00Z">
        <w:r w:rsidRPr="006316F8">
          <w:rPr>
            <w:rFonts w:ascii="Times New Roman" w:hAnsi="Times New Roman" w:cs="Times New Roman"/>
            <w:sz w:val="20"/>
            <w:szCs w:val="20"/>
          </w:rPr>
          <w:t>Yes, one of them</w:t>
        </w:r>
      </w:moveTo>
    </w:p>
    <w:p w14:paraId="639191D1" w14:textId="77777777" w:rsidR="00820DD7" w:rsidRPr="006316F8" w:rsidRDefault="00820DD7" w:rsidP="00820DD7">
      <w:pPr>
        <w:pStyle w:val="ListParagraph"/>
        <w:numPr>
          <w:ilvl w:val="0"/>
          <w:numId w:val="29"/>
        </w:numPr>
        <w:jc w:val="both"/>
        <w:rPr>
          <w:moveTo w:id="394" w:author="Anne Ardila Brenoe" w:date="2026-03-11T09:00:00Z" w16du:dateUtc="2026-03-11T08:00:00Z"/>
          <w:rFonts w:ascii="Times New Roman" w:hAnsi="Times New Roman" w:cs="Times New Roman"/>
          <w:sz w:val="20"/>
          <w:szCs w:val="20"/>
        </w:rPr>
      </w:pPr>
      <w:moveTo w:id="395" w:author="Anne Ardila Brenoe" w:date="2026-03-11T09:00:00Z" w16du:dateUtc="2026-03-11T08:00:00Z">
        <w:r w:rsidRPr="006316F8">
          <w:rPr>
            <w:rFonts w:ascii="Times New Roman" w:hAnsi="Times New Roman" w:cs="Times New Roman"/>
            <w:sz w:val="20"/>
            <w:szCs w:val="20"/>
          </w:rPr>
          <w:t>No</w:t>
        </w:r>
      </w:moveTo>
    </w:p>
    <w:p w14:paraId="6293E520" w14:textId="77777777" w:rsidR="00820DD7" w:rsidRPr="006316F8" w:rsidRDefault="00820DD7" w:rsidP="00820DD7">
      <w:pPr>
        <w:pStyle w:val="ListParagraph"/>
        <w:numPr>
          <w:ilvl w:val="0"/>
          <w:numId w:val="29"/>
        </w:numPr>
        <w:jc w:val="both"/>
        <w:rPr>
          <w:moveTo w:id="396" w:author="Anne Ardila Brenoe" w:date="2026-03-11T09:00:00Z" w16du:dateUtc="2026-03-11T08:00:00Z"/>
          <w:rFonts w:ascii="Times New Roman" w:hAnsi="Times New Roman" w:cs="Times New Roman"/>
          <w:sz w:val="20"/>
          <w:szCs w:val="20"/>
        </w:rPr>
      </w:pPr>
      <w:moveTo w:id="397" w:author="Anne Ardila Brenoe" w:date="2026-03-11T09:00:00Z" w16du:dateUtc="2026-03-11T08:00:00Z">
        <w:r w:rsidRPr="006316F8">
          <w:rPr>
            <w:rFonts w:ascii="Times New Roman" w:hAnsi="Times New Roman" w:cs="Times New Roman"/>
            <w:sz w:val="20"/>
            <w:szCs w:val="20"/>
          </w:rPr>
          <w:t>I don’t know</w:t>
        </w:r>
      </w:moveTo>
    </w:p>
    <w:moveToRangeEnd w:id="386"/>
    <w:p w14:paraId="72534EED" w14:textId="0EB30D34" w:rsidR="003A7AF1" w:rsidRPr="006316F8" w:rsidRDefault="003A7AF1" w:rsidP="003A7AF1">
      <w:pPr>
        <w:jc w:val="both"/>
        <w:rPr>
          <w:rFonts w:ascii="Times New Roman" w:hAnsi="Times New Roman" w:cs="Times New Roman"/>
          <w:sz w:val="20"/>
          <w:szCs w:val="20"/>
        </w:rPr>
      </w:pPr>
      <w:r w:rsidRPr="006316F8">
        <w:rPr>
          <w:rFonts w:ascii="Times New Roman" w:hAnsi="Times New Roman" w:cs="Times New Roman"/>
          <w:sz w:val="20"/>
          <w:szCs w:val="20"/>
        </w:rPr>
        <w:t xml:space="preserve">Did </w:t>
      </w:r>
      <w:r w:rsidRPr="00BD17FA">
        <w:rPr>
          <w:rFonts w:ascii="Times New Roman" w:hAnsi="Times New Roman" w:cs="Times New Roman"/>
          <w:b/>
          <w:bCs/>
          <w:sz w:val="20"/>
          <w:szCs w:val="20"/>
          <w:rPrChange w:id="398" w:author="Anne Ardila Brenoe" w:date="2026-03-11T09:00:00Z" w16du:dateUtc="2026-03-11T08:00:00Z">
            <w:rPr>
              <w:rFonts w:ascii="Times New Roman" w:hAnsi="Times New Roman" w:cs="Times New Roman"/>
              <w:sz w:val="20"/>
              <w:szCs w:val="20"/>
            </w:rPr>
          </w:rPrChange>
        </w:rPr>
        <w:t>either of your parents</w:t>
      </w:r>
      <w:r w:rsidRPr="006316F8">
        <w:rPr>
          <w:rFonts w:ascii="Times New Roman" w:hAnsi="Times New Roman" w:cs="Times New Roman"/>
          <w:sz w:val="20"/>
          <w:szCs w:val="20"/>
        </w:rPr>
        <w:t xml:space="preserve"> complete a </w:t>
      </w:r>
      <w:r w:rsidRPr="00BD17FA">
        <w:rPr>
          <w:rFonts w:ascii="Times New Roman" w:hAnsi="Times New Roman" w:cs="Times New Roman"/>
          <w:b/>
          <w:bCs/>
          <w:sz w:val="20"/>
          <w:szCs w:val="20"/>
          <w:rPrChange w:id="399" w:author="Anne Ardila Brenoe" w:date="2026-03-11T09:00:00Z" w16du:dateUtc="2026-03-11T08:00:00Z">
            <w:rPr>
              <w:rFonts w:ascii="Times New Roman" w:hAnsi="Times New Roman" w:cs="Times New Roman"/>
              <w:sz w:val="20"/>
              <w:szCs w:val="20"/>
            </w:rPr>
          </w:rPrChange>
        </w:rPr>
        <w:t>university education</w:t>
      </w:r>
      <w:r w:rsidRPr="006316F8">
        <w:rPr>
          <w:rFonts w:ascii="Times New Roman" w:hAnsi="Times New Roman" w:cs="Times New Roman"/>
          <w:sz w:val="20"/>
          <w:szCs w:val="20"/>
        </w:rPr>
        <w:t>?</w:t>
      </w:r>
    </w:p>
    <w:p w14:paraId="0107DA3B" w14:textId="77777777" w:rsidR="003A7AF1" w:rsidRPr="006316F8" w:rsidRDefault="003A7AF1" w:rsidP="006C5F28">
      <w:pPr>
        <w:pStyle w:val="ListParagraph"/>
        <w:numPr>
          <w:ilvl w:val="0"/>
          <w:numId w:val="14"/>
        </w:numPr>
        <w:jc w:val="both"/>
        <w:rPr>
          <w:rFonts w:ascii="Times New Roman" w:hAnsi="Times New Roman" w:cs="Times New Roman"/>
          <w:sz w:val="20"/>
          <w:szCs w:val="20"/>
        </w:rPr>
      </w:pPr>
      <w:r w:rsidRPr="006316F8">
        <w:rPr>
          <w:rFonts w:ascii="Times New Roman" w:hAnsi="Times New Roman" w:cs="Times New Roman"/>
          <w:sz w:val="20"/>
          <w:szCs w:val="20"/>
        </w:rPr>
        <w:t>Yes, both</w:t>
      </w:r>
    </w:p>
    <w:p w14:paraId="254BADED" w14:textId="77777777" w:rsidR="003A7AF1" w:rsidRPr="006316F8" w:rsidRDefault="003A7AF1" w:rsidP="006C5F28">
      <w:pPr>
        <w:pStyle w:val="ListParagraph"/>
        <w:numPr>
          <w:ilvl w:val="0"/>
          <w:numId w:val="29"/>
        </w:numPr>
        <w:jc w:val="both"/>
        <w:rPr>
          <w:rFonts w:ascii="Times New Roman" w:hAnsi="Times New Roman" w:cs="Times New Roman"/>
          <w:sz w:val="20"/>
          <w:szCs w:val="20"/>
        </w:rPr>
      </w:pPr>
      <w:r w:rsidRPr="006316F8">
        <w:rPr>
          <w:rFonts w:ascii="Times New Roman" w:hAnsi="Times New Roman" w:cs="Times New Roman"/>
          <w:sz w:val="20"/>
          <w:szCs w:val="20"/>
        </w:rPr>
        <w:t>Yes, one of them</w:t>
      </w:r>
    </w:p>
    <w:p w14:paraId="635C222E" w14:textId="77777777" w:rsidR="003A7AF1" w:rsidRPr="006316F8" w:rsidRDefault="003A7AF1" w:rsidP="006C5F28">
      <w:pPr>
        <w:pStyle w:val="ListParagraph"/>
        <w:numPr>
          <w:ilvl w:val="0"/>
          <w:numId w:val="29"/>
        </w:numPr>
        <w:jc w:val="both"/>
        <w:rPr>
          <w:rFonts w:ascii="Times New Roman" w:hAnsi="Times New Roman" w:cs="Times New Roman"/>
          <w:sz w:val="20"/>
          <w:szCs w:val="20"/>
        </w:rPr>
      </w:pPr>
      <w:r w:rsidRPr="006316F8">
        <w:rPr>
          <w:rFonts w:ascii="Times New Roman" w:hAnsi="Times New Roman" w:cs="Times New Roman"/>
          <w:sz w:val="20"/>
          <w:szCs w:val="20"/>
        </w:rPr>
        <w:t>No</w:t>
      </w:r>
    </w:p>
    <w:p w14:paraId="4A6387C9" w14:textId="1F756F1A" w:rsidR="003A7AF1" w:rsidRPr="00F1056E" w:rsidRDefault="003A7AF1" w:rsidP="00F1056E">
      <w:pPr>
        <w:pStyle w:val="ListParagraph"/>
        <w:numPr>
          <w:ilvl w:val="0"/>
          <w:numId w:val="29"/>
        </w:numPr>
        <w:jc w:val="both"/>
        <w:rPr>
          <w:rFonts w:ascii="Times New Roman" w:hAnsi="Times New Roman" w:cs="Times New Roman"/>
          <w:sz w:val="20"/>
          <w:szCs w:val="20"/>
        </w:rPr>
      </w:pPr>
      <w:r w:rsidRPr="006316F8">
        <w:rPr>
          <w:rFonts w:ascii="Times New Roman" w:hAnsi="Times New Roman" w:cs="Times New Roman"/>
          <w:sz w:val="20"/>
          <w:szCs w:val="20"/>
        </w:rPr>
        <w:t>I don’t know</w:t>
      </w:r>
    </w:p>
    <w:p w14:paraId="675CF445" w14:textId="0514E70E" w:rsidR="003A7AF1" w:rsidRPr="006316F8" w:rsidDel="00820DD7" w:rsidRDefault="003A7AF1" w:rsidP="003A7AF1">
      <w:pPr>
        <w:jc w:val="both"/>
        <w:rPr>
          <w:moveFrom w:id="400" w:author="Anne Ardila Brenoe" w:date="2026-03-11T09:00:00Z" w16du:dateUtc="2026-03-11T08:00:00Z"/>
          <w:rFonts w:ascii="Times New Roman" w:hAnsi="Times New Roman" w:cs="Times New Roman"/>
          <w:sz w:val="20"/>
          <w:szCs w:val="20"/>
        </w:rPr>
      </w:pPr>
      <w:moveFromRangeStart w:id="401" w:author="Anne Ardila Brenoe" w:date="2026-03-11T09:00:00Z" w:name="move224112028"/>
      <w:moveFrom w:id="402" w:author="Anne Ardila Brenoe" w:date="2026-03-11T09:00:00Z" w16du:dateUtc="2026-03-11T08:00:00Z">
        <w:r w:rsidRPr="006316F8" w:rsidDel="00820DD7">
          <w:rPr>
            <w:rFonts w:ascii="Times New Roman" w:hAnsi="Times New Roman" w:cs="Times New Roman"/>
            <w:sz w:val="20"/>
            <w:szCs w:val="20"/>
          </w:rPr>
          <w:t>Did either of your parents complete an apprenticeship?</w:t>
        </w:r>
      </w:moveFrom>
    </w:p>
    <w:p w14:paraId="7413FB7E" w14:textId="6696A2CB" w:rsidR="003A7AF1" w:rsidRPr="006316F8" w:rsidDel="00820DD7" w:rsidRDefault="003A7AF1" w:rsidP="006C5F28">
      <w:pPr>
        <w:pStyle w:val="ListParagraph"/>
        <w:numPr>
          <w:ilvl w:val="0"/>
          <w:numId w:val="14"/>
        </w:numPr>
        <w:jc w:val="both"/>
        <w:rPr>
          <w:moveFrom w:id="403" w:author="Anne Ardila Brenoe" w:date="2026-03-11T09:00:00Z" w16du:dateUtc="2026-03-11T08:00:00Z"/>
          <w:rFonts w:ascii="Times New Roman" w:hAnsi="Times New Roman" w:cs="Times New Roman"/>
          <w:sz w:val="20"/>
          <w:szCs w:val="20"/>
        </w:rPr>
      </w:pPr>
      <w:moveFrom w:id="404" w:author="Anne Ardila Brenoe" w:date="2026-03-11T09:00:00Z" w16du:dateUtc="2026-03-11T08:00:00Z">
        <w:r w:rsidRPr="006316F8" w:rsidDel="00820DD7">
          <w:rPr>
            <w:rFonts w:ascii="Times New Roman" w:hAnsi="Times New Roman" w:cs="Times New Roman"/>
            <w:sz w:val="20"/>
            <w:szCs w:val="20"/>
          </w:rPr>
          <w:t>Yes, both</w:t>
        </w:r>
      </w:moveFrom>
    </w:p>
    <w:p w14:paraId="3DA3F75A" w14:textId="08CCEE94" w:rsidR="003A7AF1" w:rsidRPr="006316F8" w:rsidDel="00820DD7" w:rsidRDefault="003A7AF1" w:rsidP="006C5F28">
      <w:pPr>
        <w:pStyle w:val="ListParagraph"/>
        <w:numPr>
          <w:ilvl w:val="0"/>
          <w:numId w:val="29"/>
        </w:numPr>
        <w:jc w:val="both"/>
        <w:rPr>
          <w:moveFrom w:id="405" w:author="Anne Ardila Brenoe" w:date="2026-03-11T09:00:00Z" w16du:dateUtc="2026-03-11T08:00:00Z"/>
          <w:rFonts w:ascii="Times New Roman" w:hAnsi="Times New Roman" w:cs="Times New Roman"/>
          <w:sz w:val="20"/>
          <w:szCs w:val="20"/>
        </w:rPr>
      </w:pPr>
      <w:moveFrom w:id="406" w:author="Anne Ardila Brenoe" w:date="2026-03-11T09:00:00Z" w16du:dateUtc="2026-03-11T08:00:00Z">
        <w:r w:rsidRPr="006316F8" w:rsidDel="00820DD7">
          <w:rPr>
            <w:rFonts w:ascii="Times New Roman" w:hAnsi="Times New Roman" w:cs="Times New Roman"/>
            <w:sz w:val="20"/>
            <w:szCs w:val="20"/>
          </w:rPr>
          <w:t>Yes, one of them</w:t>
        </w:r>
      </w:moveFrom>
    </w:p>
    <w:p w14:paraId="565504CC" w14:textId="6A4BFCA0" w:rsidR="003A7AF1" w:rsidRPr="006316F8" w:rsidDel="00820DD7" w:rsidRDefault="003A7AF1" w:rsidP="006C5F28">
      <w:pPr>
        <w:pStyle w:val="ListParagraph"/>
        <w:numPr>
          <w:ilvl w:val="0"/>
          <w:numId w:val="29"/>
        </w:numPr>
        <w:jc w:val="both"/>
        <w:rPr>
          <w:moveFrom w:id="407" w:author="Anne Ardila Brenoe" w:date="2026-03-11T09:00:00Z" w16du:dateUtc="2026-03-11T08:00:00Z"/>
          <w:rFonts w:ascii="Times New Roman" w:hAnsi="Times New Roman" w:cs="Times New Roman"/>
          <w:sz w:val="20"/>
          <w:szCs w:val="20"/>
        </w:rPr>
      </w:pPr>
      <w:moveFrom w:id="408" w:author="Anne Ardila Brenoe" w:date="2026-03-11T09:00:00Z" w16du:dateUtc="2026-03-11T08:00:00Z">
        <w:r w:rsidRPr="006316F8" w:rsidDel="00820DD7">
          <w:rPr>
            <w:rFonts w:ascii="Times New Roman" w:hAnsi="Times New Roman" w:cs="Times New Roman"/>
            <w:sz w:val="20"/>
            <w:szCs w:val="20"/>
          </w:rPr>
          <w:t>No</w:t>
        </w:r>
      </w:moveFrom>
    </w:p>
    <w:p w14:paraId="16A5DC6E" w14:textId="0479374D" w:rsidR="003A7AF1" w:rsidRPr="006316F8" w:rsidDel="00820DD7" w:rsidRDefault="003A7AF1" w:rsidP="006C5F28">
      <w:pPr>
        <w:pStyle w:val="ListParagraph"/>
        <w:numPr>
          <w:ilvl w:val="0"/>
          <w:numId w:val="29"/>
        </w:numPr>
        <w:jc w:val="both"/>
        <w:rPr>
          <w:moveFrom w:id="409" w:author="Anne Ardila Brenoe" w:date="2026-03-11T09:00:00Z" w16du:dateUtc="2026-03-11T08:00:00Z"/>
          <w:rFonts w:ascii="Times New Roman" w:hAnsi="Times New Roman" w:cs="Times New Roman"/>
          <w:sz w:val="20"/>
          <w:szCs w:val="20"/>
        </w:rPr>
      </w:pPr>
      <w:moveFrom w:id="410" w:author="Anne Ardila Brenoe" w:date="2026-03-11T09:00:00Z" w16du:dateUtc="2026-03-11T08:00:00Z">
        <w:r w:rsidRPr="006316F8" w:rsidDel="00820DD7">
          <w:rPr>
            <w:rFonts w:ascii="Times New Roman" w:hAnsi="Times New Roman" w:cs="Times New Roman"/>
            <w:sz w:val="20"/>
            <w:szCs w:val="20"/>
          </w:rPr>
          <w:t>I don’t know</w:t>
        </w:r>
      </w:moveFrom>
    </w:p>
    <w:moveFromRangeEnd w:id="401"/>
    <w:p w14:paraId="2B008283" w14:textId="77777777" w:rsidR="00CE2310" w:rsidRPr="006316F8" w:rsidRDefault="00CE2310" w:rsidP="00664B12">
      <w:pPr>
        <w:jc w:val="both"/>
        <w:rPr>
          <w:rFonts w:ascii="Times New Roman" w:hAnsi="Times New Roman" w:cs="Times New Roman"/>
          <w:sz w:val="20"/>
          <w:szCs w:val="20"/>
        </w:rPr>
      </w:pPr>
    </w:p>
    <w:p w14:paraId="67FF607A" w14:textId="37E79CEF" w:rsidR="00CE2310" w:rsidRPr="006316F8" w:rsidRDefault="00B11B9F" w:rsidP="00664B12">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17611ADF" w14:textId="4D9BAB17" w:rsidR="00CE2310" w:rsidRPr="006316F8" w:rsidRDefault="00CE2310" w:rsidP="00664B12">
      <w:pPr>
        <w:jc w:val="both"/>
        <w:rPr>
          <w:rFonts w:ascii="Times New Roman" w:hAnsi="Times New Roman" w:cs="Times New Roman"/>
          <w:sz w:val="20"/>
          <w:szCs w:val="20"/>
        </w:rPr>
      </w:pPr>
      <w:r w:rsidRPr="006316F8">
        <w:rPr>
          <w:rFonts w:ascii="Times New Roman" w:hAnsi="Times New Roman" w:cs="Times New Roman"/>
          <w:sz w:val="20"/>
          <w:szCs w:val="20"/>
        </w:rPr>
        <w:t>This is the end!</w:t>
      </w:r>
    </w:p>
    <w:p w14:paraId="0350A446" w14:textId="7621BF6B" w:rsidR="00CE2310" w:rsidDel="00232D53" w:rsidRDefault="00CE2310" w:rsidP="00664B12">
      <w:pPr>
        <w:jc w:val="both"/>
        <w:rPr>
          <w:del w:id="411" w:author="Anne Ardila Brenoe" w:date="2026-03-11T09:14:00Z" w16du:dateUtc="2026-03-11T08:14:00Z"/>
          <w:rFonts w:ascii="Times New Roman" w:hAnsi="Times New Roman" w:cs="Times New Roman"/>
          <w:sz w:val="20"/>
          <w:szCs w:val="20"/>
        </w:rPr>
      </w:pPr>
    </w:p>
    <w:p w14:paraId="0EAA6C5B" w14:textId="13B9C35F" w:rsidR="004068E0" w:rsidRPr="006316F8" w:rsidRDefault="004068E0" w:rsidP="004068E0">
      <w:pPr>
        <w:jc w:val="both"/>
        <w:rPr>
          <w:rFonts w:ascii="Times New Roman" w:hAnsi="Times New Roman" w:cs="Times New Roman"/>
          <w:i/>
          <w:iCs/>
          <w:sz w:val="20"/>
          <w:szCs w:val="20"/>
        </w:rPr>
      </w:pPr>
      <w:r>
        <w:rPr>
          <w:rFonts w:ascii="Times New Roman" w:hAnsi="Times New Roman" w:cs="Times New Roman"/>
          <w:sz w:val="20"/>
          <w:szCs w:val="20"/>
        </w:rPr>
        <w:t xml:space="preserve">Please enter your email address. </w:t>
      </w:r>
      <w:r w:rsidRPr="00B63399">
        <w:rPr>
          <w:rFonts w:ascii="Times New Roman" w:hAnsi="Times New Roman" w:cs="Times New Roman"/>
          <w:i/>
          <w:iCs/>
          <w:sz w:val="20"/>
          <w:szCs w:val="20"/>
        </w:rPr>
        <w:t xml:space="preserve">We will use this to contact you </w:t>
      </w:r>
      <w:ins w:id="412" w:author="Anne Ardila Brenoe" w:date="2026-03-11T09:01:00Z" w16du:dateUtc="2026-03-11T08:01:00Z">
        <w:r w:rsidR="004D71FD">
          <w:rPr>
            <w:rFonts w:ascii="Times New Roman" w:hAnsi="Times New Roman" w:cs="Times New Roman"/>
            <w:i/>
            <w:iCs/>
            <w:sz w:val="20"/>
            <w:szCs w:val="20"/>
          </w:rPr>
          <w:t>in case you win the Galuxus voucher</w:t>
        </w:r>
      </w:ins>
      <w:del w:id="413" w:author="Anne Ardila Brenoe" w:date="2026-03-11T09:01:00Z" w16du:dateUtc="2026-03-11T08:01:00Z">
        <w:r w:rsidRPr="00B63399" w:rsidDel="004D71FD">
          <w:rPr>
            <w:rFonts w:ascii="Times New Roman" w:hAnsi="Times New Roman" w:cs="Times New Roman"/>
            <w:i/>
            <w:iCs/>
            <w:sz w:val="20"/>
            <w:szCs w:val="20"/>
          </w:rPr>
          <w:delText>for the follow-up survey, as well as contacting you in case you win the gift voucher</w:delText>
        </w:r>
      </w:del>
      <w:r w:rsidRPr="00B63399">
        <w:rPr>
          <w:rFonts w:ascii="Times New Roman" w:hAnsi="Times New Roman" w:cs="Times New Roman"/>
          <w:i/>
          <w:iCs/>
          <w:sz w:val="20"/>
          <w:szCs w:val="20"/>
        </w:rPr>
        <w:t>.</w:t>
      </w:r>
    </w:p>
    <w:p w14:paraId="3B0B8858" w14:textId="77777777" w:rsidR="004068E0" w:rsidRPr="006316F8" w:rsidRDefault="004068E0" w:rsidP="004068E0">
      <w:pPr>
        <w:jc w:val="both"/>
        <w:rPr>
          <w:rFonts w:ascii="Times New Roman" w:hAnsi="Times New Roman" w:cs="Times New Roman"/>
          <w:sz w:val="20"/>
          <w:szCs w:val="20"/>
        </w:rPr>
      </w:pPr>
    </w:p>
    <w:p w14:paraId="447A7508" w14:textId="77777777" w:rsidR="004068E0" w:rsidDel="004D71FD" w:rsidRDefault="004068E0" w:rsidP="00664B12">
      <w:pPr>
        <w:jc w:val="both"/>
        <w:rPr>
          <w:del w:id="414" w:author="Anne Ardila Brenoe" w:date="2026-03-11T09:01:00Z" w16du:dateUtc="2026-03-11T08:01:00Z"/>
          <w:rFonts w:ascii="Times New Roman" w:hAnsi="Times New Roman" w:cs="Times New Roman"/>
          <w:sz w:val="20"/>
          <w:szCs w:val="20"/>
        </w:rPr>
      </w:pPr>
      <w:r w:rsidRPr="006316F8">
        <w:rPr>
          <w:rFonts w:ascii="Times New Roman" w:hAnsi="Times New Roman" w:cs="Times New Roman"/>
          <w:sz w:val="20"/>
          <w:szCs w:val="20"/>
        </w:rPr>
        <w:t>E-mail address ________________________________________________</w:t>
      </w:r>
    </w:p>
    <w:p w14:paraId="18CAAD99" w14:textId="77777777" w:rsidR="004D71FD" w:rsidRPr="006316F8" w:rsidRDefault="004D71FD" w:rsidP="004068E0">
      <w:pPr>
        <w:jc w:val="both"/>
        <w:rPr>
          <w:ins w:id="415" w:author="Anne Ardila Brenoe" w:date="2026-03-11T09:01:00Z" w16du:dateUtc="2026-03-11T08:01:00Z"/>
          <w:rFonts w:ascii="Times New Roman" w:hAnsi="Times New Roman" w:cs="Times New Roman"/>
          <w:sz w:val="20"/>
          <w:szCs w:val="20"/>
        </w:rPr>
      </w:pPr>
    </w:p>
    <w:p w14:paraId="6FAB034C" w14:textId="77777777" w:rsidR="004068E0" w:rsidRPr="006316F8" w:rsidDel="004D71FD" w:rsidRDefault="004068E0" w:rsidP="00664B12">
      <w:pPr>
        <w:jc w:val="both"/>
        <w:rPr>
          <w:del w:id="416" w:author="Anne Ardila Brenoe" w:date="2026-03-11T09:01:00Z" w16du:dateUtc="2026-03-11T08:01:00Z"/>
          <w:rFonts w:ascii="Times New Roman" w:hAnsi="Times New Roman" w:cs="Times New Roman"/>
          <w:sz w:val="20"/>
          <w:szCs w:val="20"/>
        </w:rPr>
      </w:pPr>
    </w:p>
    <w:p w14:paraId="1AAF34A5" w14:textId="77777777" w:rsidR="00CE2310" w:rsidRPr="006316F8" w:rsidRDefault="00CE2310" w:rsidP="00664B12">
      <w:pPr>
        <w:jc w:val="both"/>
        <w:rPr>
          <w:rFonts w:ascii="Times New Roman" w:hAnsi="Times New Roman" w:cs="Times New Roman"/>
          <w:sz w:val="20"/>
          <w:szCs w:val="20"/>
        </w:rPr>
      </w:pPr>
    </w:p>
    <w:p w14:paraId="4E8351F2" w14:textId="77777777" w:rsidR="00CE2310" w:rsidRPr="006316F8" w:rsidRDefault="00CE2310" w:rsidP="00664B12">
      <w:pPr>
        <w:jc w:val="both"/>
        <w:rPr>
          <w:rFonts w:ascii="Times New Roman" w:hAnsi="Times New Roman" w:cs="Times New Roman"/>
          <w:b/>
          <w:bCs/>
          <w:sz w:val="20"/>
          <w:szCs w:val="20"/>
        </w:rPr>
      </w:pPr>
      <w:r w:rsidRPr="006316F8">
        <w:rPr>
          <w:rFonts w:ascii="Times New Roman" w:hAnsi="Times New Roman" w:cs="Times New Roman"/>
          <w:b/>
          <w:bCs/>
          <w:sz w:val="20"/>
          <w:szCs w:val="20"/>
          <w:highlight w:val="lightGray"/>
        </w:rPr>
        <w:t>Feedback</w:t>
      </w:r>
    </w:p>
    <w:p w14:paraId="6B11988A" w14:textId="0F29E500" w:rsidR="00CE2310" w:rsidDel="00FE009F" w:rsidRDefault="00CE2310" w:rsidP="00664B12">
      <w:pPr>
        <w:jc w:val="both"/>
        <w:rPr>
          <w:del w:id="417" w:author="Abraham Raju" w:date="2026-03-13T14:49:00Z" w16du:dateUtc="2026-03-13T13:49:00Z"/>
          <w:rFonts w:ascii="Times New Roman" w:hAnsi="Times New Roman" w:cs="Times New Roman"/>
          <w:sz w:val="20"/>
          <w:szCs w:val="20"/>
        </w:rPr>
      </w:pPr>
    </w:p>
    <w:p w14:paraId="071099E0" w14:textId="77777777" w:rsidR="00FE009F" w:rsidRPr="006316F8" w:rsidRDefault="00FE009F" w:rsidP="00664B12">
      <w:pPr>
        <w:jc w:val="both"/>
        <w:rPr>
          <w:ins w:id="418" w:author="Abraham Raju" w:date="2026-03-13T14:49:00Z" w16du:dateUtc="2026-03-13T13:49:00Z"/>
          <w:rFonts w:ascii="Times New Roman" w:hAnsi="Times New Roman" w:cs="Times New Roman"/>
          <w:sz w:val="20"/>
          <w:szCs w:val="20"/>
        </w:rPr>
      </w:pPr>
    </w:p>
    <w:p w14:paraId="0BB2AB8E" w14:textId="5A2F18C0" w:rsidR="00A04EB0" w:rsidRPr="006316F8" w:rsidDel="00FE009F" w:rsidRDefault="00A04EB0" w:rsidP="00A04EB0">
      <w:pPr>
        <w:jc w:val="both"/>
        <w:rPr>
          <w:del w:id="419" w:author="Abraham Raju" w:date="2026-03-13T14:49:00Z" w16du:dateUtc="2026-03-13T13:49:00Z"/>
          <w:rFonts w:ascii="Times New Roman" w:hAnsi="Times New Roman" w:cs="Times New Roman"/>
          <w:sz w:val="20"/>
          <w:szCs w:val="20"/>
        </w:rPr>
      </w:pPr>
      <w:commentRangeStart w:id="420"/>
      <w:del w:id="421" w:author="Abraham Raju" w:date="2026-03-13T14:49:00Z" w16du:dateUtc="2026-03-13T13:49:00Z">
        <w:r w:rsidRPr="006316F8" w:rsidDel="00FE009F">
          <w:rPr>
            <w:rFonts w:ascii="Times New Roman" w:hAnsi="Times New Roman" w:cs="Times New Roman"/>
            <w:sz w:val="20"/>
            <w:szCs w:val="20"/>
          </w:rPr>
          <w:delText xml:space="preserve">Were </w:delText>
        </w:r>
        <w:commentRangeEnd w:id="420"/>
        <w:r w:rsidR="002327A9" w:rsidRPr="006316F8" w:rsidDel="00FE009F">
          <w:rPr>
            <w:rStyle w:val="CommentReference"/>
            <w:rFonts w:ascii="Times New Roman" w:hAnsi="Times New Roman" w:cs="Times New Roman"/>
            <w:sz w:val="20"/>
            <w:szCs w:val="20"/>
          </w:rPr>
          <w:commentReference w:id="420"/>
        </w:r>
        <w:r w:rsidRPr="006316F8" w:rsidDel="00FE009F">
          <w:rPr>
            <w:rFonts w:ascii="Times New Roman" w:hAnsi="Times New Roman" w:cs="Times New Roman"/>
            <w:sz w:val="20"/>
            <w:szCs w:val="20"/>
          </w:rPr>
          <w:delText xml:space="preserve">there any questions that were unclear, or which you lacked information to answer? </w:delText>
        </w:r>
      </w:del>
    </w:p>
    <w:p w14:paraId="2795844D" w14:textId="59CC4C9E" w:rsidR="00A04EB0" w:rsidRDefault="00232D53" w:rsidP="00664B12">
      <w:pPr>
        <w:jc w:val="both"/>
        <w:rPr>
          <w:ins w:id="422" w:author="Abraham Raju" w:date="2026-03-11T10:39:00Z" w16du:dateUtc="2026-03-11T09:39:00Z"/>
          <w:rFonts w:ascii="Times New Roman" w:hAnsi="Times New Roman" w:cs="Times New Roman"/>
          <w:sz w:val="20"/>
          <w:szCs w:val="20"/>
        </w:rPr>
      </w:pPr>
      <w:ins w:id="423" w:author="Anne Ardila Brenoe" w:date="2026-03-11T09:15:00Z" w16du:dateUtc="2026-03-11T08:15:00Z">
        <w:r>
          <w:rPr>
            <w:rFonts w:ascii="Times New Roman" w:hAnsi="Times New Roman" w:cs="Times New Roman"/>
            <w:sz w:val="20"/>
            <w:szCs w:val="20"/>
          </w:rPr>
          <w:t>Do you have any comments for us?</w:t>
        </w:r>
      </w:ins>
    </w:p>
    <w:p w14:paraId="3CF8A153" w14:textId="6F78D83F" w:rsidR="00F63D1E" w:rsidRDefault="00E97426" w:rsidP="00664B12">
      <w:pPr>
        <w:jc w:val="both"/>
        <w:rPr>
          <w:ins w:id="424" w:author="Abraham Raju" w:date="2026-03-11T10:39:00Z" w16du:dateUtc="2026-03-11T09:39:00Z"/>
          <w:rFonts w:ascii="Times New Roman" w:hAnsi="Times New Roman" w:cs="Times New Roman"/>
          <w:sz w:val="20"/>
          <w:szCs w:val="20"/>
        </w:rPr>
      </w:pPr>
      <w:ins w:id="425" w:author="Abraham Raju" w:date="2026-03-11T10:39:00Z" w16du:dateUtc="2026-03-11T09:39:00Z">
        <w:r>
          <w:rPr>
            <w:rFonts w:ascii="Times New Roman" w:hAnsi="Times New Roman" w:cs="Times New Roman"/>
            <w:sz w:val="20"/>
            <w:szCs w:val="20"/>
          </w:rPr>
          <w:t>What did you think about the questions about Jonas?</w:t>
        </w:r>
      </w:ins>
      <w:ins w:id="426" w:author="Ugur Diktas" w:date="2026-03-12T08:28:00Z" w16du:dateUtc="2026-03-12T07:28:00Z">
        <w:r w:rsidR="00946412">
          <w:rPr>
            <w:rFonts w:ascii="Times New Roman" w:hAnsi="Times New Roman" w:cs="Times New Roman"/>
            <w:sz w:val="20"/>
            <w:szCs w:val="20"/>
          </w:rPr>
          <w:t xml:space="preserve"> Were they easy to understand?</w:t>
        </w:r>
      </w:ins>
    </w:p>
    <w:p w14:paraId="684820F6" w14:textId="1D08F6BF" w:rsidR="00E97426" w:rsidRDefault="00B245B7" w:rsidP="00664B12">
      <w:pPr>
        <w:jc w:val="both"/>
        <w:rPr>
          <w:ins w:id="427" w:author="Abraham Raju" w:date="2026-03-13T14:49:00Z" w16du:dateUtc="2026-03-13T13:49:00Z"/>
          <w:rFonts w:ascii="Times New Roman" w:hAnsi="Times New Roman" w:cs="Times New Roman"/>
          <w:sz w:val="20"/>
          <w:szCs w:val="20"/>
        </w:rPr>
      </w:pPr>
      <w:ins w:id="428" w:author="Abraham Raju" w:date="2026-03-11T10:39:00Z" w16du:dateUtc="2026-03-11T09:39:00Z">
        <w:r>
          <w:rPr>
            <w:rFonts w:ascii="Times New Roman" w:hAnsi="Times New Roman" w:cs="Times New Roman"/>
            <w:sz w:val="20"/>
            <w:szCs w:val="20"/>
          </w:rPr>
          <w:t>How serious did you take the survey?</w:t>
        </w:r>
      </w:ins>
    </w:p>
    <w:p w14:paraId="31F91A24" w14:textId="5BC9D278" w:rsidR="00FE009F" w:rsidRDefault="00A93CD1" w:rsidP="00664B12">
      <w:pPr>
        <w:jc w:val="both"/>
        <w:rPr>
          <w:ins w:id="429" w:author="Abraham Raju" w:date="2026-03-11T10:39:00Z" w16du:dateUtc="2026-03-11T09:39:00Z"/>
          <w:rFonts w:ascii="Times New Roman" w:hAnsi="Times New Roman" w:cs="Times New Roman"/>
          <w:sz w:val="20"/>
          <w:szCs w:val="20"/>
        </w:rPr>
      </w:pPr>
      <w:ins w:id="430" w:author="Abraham Raju" w:date="2026-03-13T15:11:00Z">
        <w:r w:rsidRPr="00A93CD1">
          <w:rPr>
            <w:rFonts w:ascii="Times New Roman" w:hAnsi="Times New Roman" w:cs="Times New Roman"/>
            <w:sz w:val="20"/>
            <w:szCs w:val="20"/>
          </w:rPr>
          <w:t>How relevant is the topic of educational track choice to you personally?</w:t>
        </w:r>
      </w:ins>
    </w:p>
    <w:p w14:paraId="67543A6C" w14:textId="136E3AD8" w:rsidR="00B245B7" w:rsidRDefault="00AA476B" w:rsidP="00664B12">
      <w:pPr>
        <w:jc w:val="both"/>
        <w:rPr>
          <w:ins w:id="431" w:author="Anne Ardila Brenoe" w:date="2026-03-11T09:15:00Z" w16du:dateUtc="2026-03-11T08:15:00Z"/>
          <w:rFonts w:ascii="Times New Roman" w:hAnsi="Times New Roman" w:cs="Times New Roman"/>
          <w:sz w:val="20"/>
          <w:szCs w:val="20"/>
        </w:rPr>
      </w:pPr>
      <w:ins w:id="432" w:author="Abraham Raju" w:date="2026-03-13T15:12:00Z">
        <w:r w:rsidRPr="00AA476B">
          <w:rPr>
            <w:rFonts w:ascii="Times New Roman" w:hAnsi="Times New Roman" w:cs="Times New Roman"/>
            <w:sz w:val="20"/>
            <w:szCs w:val="20"/>
          </w:rPr>
          <w:t>Did you learn anything new from this survey? </w:t>
        </w:r>
      </w:ins>
    </w:p>
    <w:p w14:paraId="5A61F967" w14:textId="77777777" w:rsidR="00232D53" w:rsidRPr="006316F8" w:rsidRDefault="00232D53" w:rsidP="00664B12">
      <w:pPr>
        <w:jc w:val="both"/>
        <w:rPr>
          <w:rFonts w:ascii="Times New Roman" w:hAnsi="Times New Roman" w:cs="Times New Roman"/>
          <w:sz w:val="20"/>
          <w:szCs w:val="20"/>
        </w:rPr>
      </w:pPr>
    </w:p>
    <w:p w14:paraId="79AA584A" w14:textId="77777777" w:rsidR="009F6A37" w:rsidRPr="006316F8" w:rsidRDefault="009F6A37" w:rsidP="009F6A37">
      <w:pPr>
        <w:jc w:val="both"/>
        <w:rPr>
          <w:rFonts w:ascii="Times New Roman" w:hAnsi="Times New Roman" w:cs="Times New Roman"/>
          <w:sz w:val="20"/>
          <w:szCs w:val="20"/>
        </w:rPr>
      </w:pPr>
      <w:r w:rsidRPr="006316F8">
        <w:rPr>
          <w:rFonts w:ascii="Times New Roman" w:hAnsi="Times New Roman" w:cs="Times New Roman"/>
          <w:sz w:val="20"/>
          <w:szCs w:val="20"/>
        </w:rPr>
        <w:t xml:space="preserve">--- new page --- </w:t>
      </w:r>
    </w:p>
    <w:p w14:paraId="7AD4E5D9" w14:textId="7216720A" w:rsidR="00411CEE" w:rsidRPr="006316F8" w:rsidRDefault="009F6A37" w:rsidP="00664B12">
      <w:pPr>
        <w:jc w:val="both"/>
        <w:rPr>
          <w:rFonts w:ascii="Times New Roman" w:hAnsi="Times New Roman" w:cs="Times New Roman"/>
          <w:sz w:val="20"/>
          <w:szCs w:val="20"/>
        </w:rPr>
      </w:pPr>
      <w:r w:rsidRPr="006316F8">
        <w:rPr>
          <w:rFonts w:ascii="Times New Roman" w:hAnsi="Times New Roman" w:cs="Times New Roman"/>
          <w:b/>
          <w:bCs/>
          <w:sz w:val="20"/>
          <w:szCs w:val="20"/>
        </w:rPr>
        <w:t>Thank you</w:t>
      </w:r>
      <w:r w:rsidRPr="006316F8">
        <w:rPr>
          <w:rFonts w:ascii="Times New Roman" w:hAnsi="Times New Roman" w:cs="Times New Roman"/>
          <w:sz w:val="20"/>
          <w:szCs w:val="20"/>
        </w:rPr>
        <w:t xml:space="preserve"> very much for participating in the study!</w:t>
      </w:r>
    </w:p>
    <w:p w14:paraId="4AF2A16D" w14:textId="77777777" w:rsidR="000C16D6" w:rsidRPr="006316F8" w:rsidDel="00823B91" w:rsidRDefault="000C16D6" w:rsidP="00664B12">
      <w:pPr>
        <w:jc w:val="both"/>
        <w:rPr>
          <w:del w:id="433" w:author="Anne Ardila Brenoe" w:date="2026-03-11T09:15:00Z" w16du:dateUtc="2026-03-11T08:15:00Z"/>
          <w:rFonts w:ascii="Times New Roman" w:hAnsi="Times New Roman" w:cs="Times New Roman"/>
          <w:sz w:val="20"/>
          <w:szCs w:val="20"/>
        </w:rPr>
      </w:pPr>
    </w:p>
    <w:p w14:paraId="6003EDE5" w14:textId="11CA58B7" w:rsidR="000C16D6" w:rsidRPr="006316F8" w:rsidDel="00823B91" w:rsidRDefault="000C16D6">
      <w:pPr>
        <w:rPr>
          <w:del w:id="434" w:author="Anne Ardila Brenoe" w:date="2026-03-11T09:15:00Z" w16du:dateUtc="2026-03-11T08:15:00Z"/>
          <w:rFonts w:ascii="Times New Roman" w:hAnsi="Times New Roman" w:cs="Times New Roman"/>
          <w:sz w:val="20"/>
          <w:szCs w:val="20"/>
        </w:rPr>
      </w:pPr>
      <w:del w:id="435" w:author="Anne Ardila Brenoe" w:date="2026-03-11T09:15:00Z" w16du:dateUtc="2026-03-11T08:15:00Z">
        <w:r w:rsidRPr="006316F8" w:rsidDel="00823B91">
          <w:rPr>
            <w:rFonts w:ascii="Times New Roman" w:hAnsi="Times New Roman" w:cs="Times New Roman"/>
            <w:sz w:val="20"/>
            <w:szCs w:val="20"/>
          </w:rPr>
          <w:br w:type="page"/>
        </w:r>
      </w:del>
    </w:p>
    <w:p w14:paraId="6AFBB343" w14:textId="77777777" w:rsidR="000C16D6" w:rsidRPr="006316F8" w:rsidRDefault="000C16D6">
      <w:pPr>
        <w:rPr>
          <w:rFonts w:ascii="Times New Roman" w:hAnsi="Times New Roman" w:cs="Times New Roman"/>
          <w:sz w:val="20"/>
          <w:szCs w:val="20"/>
        </w:rPr>
        <w:pPrChange w:id="436" w:author="Anne Ardila Brenoe" w:date="2026-03-11T09:15:00Z" w16du:dateUtc="2026-03-11T08:15:00Z">
          <w:pPr>
            <w:jc w:val="both"/>
          </w:pPr>
        </w:pPrChange>
      </w:pPr>
    </w:p>
    <w:sectPr w:rsidR="000C16D6" w:rsidRPr="006316F8">
      <w:pgSz w:w="12240" w:h="15840"/>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Abraham Raju" w:date="2026-03-11T10:27:00Z" w:initials="AR">
    <w:p w14:paraId="245B91B4" w14:textId="77777777" w:rsidR="00D54E25" w:rsidRDefault="00D54E25" w:rsidP="00D54E25">
      <w:pPr>
        <w:pStyle w:val="CommentText"/>
      </w:pPr>
      <w:r>
        <w:rPr>
          <w:rStyle w:val="CommentReference"/>
        </w:rPr>
        <w:annotationRef/>
      </w:r>
      <w:r>
        <w:t>Keep only male</w:t>
      </w:r>
    </w:p>
  </w:comment>
  <w:comment w:id="204" w:author="Anne Ardila Brenoe" w:date="2026-03-06T17:30:00Z" w:initials="AB">
    <w:p w14:paraId="258FF51D" w14:textId="77777777" w:rsidR="005D4560" w:rsidRDefault="005D4560" w:rsidP="005D4560">
      <w:pPr>
        <w:pStyle w:val="CommentText"/>
      </w:pPr>
      <w:r>
        <w:rPr>
          <w:rStyle w:val="CommentReference"/>
        </w:rPr>
        <w:annotationRef/>
      </w:r>
      <w:r>
        <w:rPr>
          <w:lang w:val="da-DK"/>
        </w:rPr>
        <w:t>Is it clear this is combi of current grades and exam? Necessary to explain?</w:t>
      </w:r>
    </w:p>
  </w:comment>
  <w:comment w:id="205" w:author="Abraham Raju" w:date="2026-03-10T22:40:00Z" w:initials="AR">
    <w:p w14:paraId="44574EC0" w14:textId="77777777" w:rsidR="000F20E9" w:rsidRDefault="000F20E9" w:rsidP="000F20E9">
      <w:pPr>
        <w:pStyle w:val="CommentText"/>
      </w:pPr>
      <w:r>
        <w:rPr>
          <w:rStyle w:val="CommentReference"/>
        </w:rPr>
        <w:annotationRef/>
      </w:r>
      <w:r>
        <w:t>My thinking would be to keep it simple, so the attention is only on the ZAP grade</w:t>
      </w:r>
    </w:p>
  </w:comment>
  <w:comment w:id="207" w:author="Anne Ardila Brenoe" w:date="2026-03-11T08:38:00Z" w:initials="AB">
    <w:p w14:paraId="74D54699" w14:textId="77777777" w:rsidR="001558DE" w:rsidRDefault="001558DE" w:rsidP="001558DE">
      <w:pPr>
        <w:pStyle w:val="CommentText"/>
      </w:pPr>
      <w:r>
        <w:rPr>
          <w:rStyle w:val="CommentReference"/>
        </w:rPr>
        <w:annotationRef/>
      </w:r>
      <w:r>
        <w:rPr>
          <w:lang w:val="da-DK"/>
        </w:rPr>
        <w:t>Could also be 5</w:t>
      </w:r>
    </w:p>
  </w:comment>
  <w:comment w:id="208" w:author="Abraham Raju" w:date="2026-03-11T11:27:00Z" w:initials="AR">
    <w:p w14:paraId="65526AA9" w14:textId="77777777" w:rsidR="002E6D7D" w:rsidRDefault="002E6D7D" w:rsidP="002E6D7D">
      <w:pPr>
        <w:pStyle w:val="CommentText"/>
      </w:pPr>
      <w:r>
        <w:rPr>
          <w:rStyle w:val="CommentReference"/>
        </w:rPr>
        <w:annotationRef/>
      </w:r>
      <w:r>
        <w:t>I’ve edited to 4.75.</w:t>
      </w:r>
    </w:p>
  </w:comment>
  <w:comment w:id="212" w:author="Abraham Raju" w:date="2026-03-11T10:35:00Z" w:initials="AR">
    <w:p w14:paraId="223CF380" w14:textId="77777777" w:rsidR="00D971F9" w:rsidRDefault="00D971F9" w:rsidP="00D971F9">
      <w:pPr>
        <w:pStyle w:val="CommentText"/>
      </w:pPr>
      <w:r>
        <w:rPr>
          <w:rStyle w:val="CommentReference"/>
        </w:rPr>
        <w:annotationRef/>
      </w:r>
      <w:r>
        <w:t>Recheck this based on length of survey</w:t>
      </w:r>
    </w:p>
  </w:comment>
  <w:comment w:id="214" w:author="Anne Ardila Brenoe" w:date="2026-03-11T08:40:00Z" w:initials="AB">
    <w:p w14:paraId="27145D0A" w14:textId="77777777" w:rsidR="001C09B3" w:rsidRDefault="001C09B3" w:rsidP="001C09B3">
      <w:pPr>
        <w:pStyle w:val="CommentText"/>
      </w:pPr>
      <w:r>
        <w:rPr>
          <w:rStyle w:val="CommentReference"/>
        </w:rPr>
        <w:annotationRef/>
      </w:r>
      <w:r>
        <w:rPr>
          <w:lang w:val="da-DK"/>
        </w:rPr>
        <w:t>Do we only want this for the causal vign? Or also the des?</w:t>
      </w:r>
    </w:p>
  </w:comment>
  <w:comment w:id="341" w:author="Anne Ardila Brenoe" w:date="2026-03-06T17:42:00Z" w:initials="AB">
    <w:p w14:paraId="47B63945" w14:textId="77777777" w:rsidR="00CA73AB" w:rsidRDefault="00CA73AB" w:rsidP="00CA73AB">
      <w:pPr>
        <w:pStyle w:val="CommentText"/>
      </w:pPr>
      <w:r>
        <w:rPr>
          <w:rStyle w:val="CommentReference"/>
        </w:rPr>
        <w:annotationRef/>
      </w:r>
      <w:r>
        <w:rPr>
          <w:lang w:val="da-DK"/>
        </w:rPr>
        <w:t>What do we exacly mean here? That the current functions are done by AI? What about new tasks for these people?</w:t>
      </w:r>
    </w:p>
  </w:comment>
  <w:comment w:id="342" w:author="Abraham Raju" w:date="2026-03-06T18:09:00Z" w:initials="AR">
    <w:p w14:paraId="0C4A81E1" w14:textId="77777777" w:rsidR="0037375D" w:rsidRDefault="0037375D" w:rsidP="0037375D">
      <w:pPr>
        <w:pStyle w:val="CommentText"/>
      </w:pPr>
      <w:r>
        <w:rPr>
          <w:rStyle w:val="CommentReference"/>
        </w:rPr>
        <w:annotationRef/>
      </w:r>
      <w:r>
        <w:t>I meant what % of current jobs would be replaced by AI</w:t>
      </w:r>
    </w:p>
  </w:comment>
  <w:comment w:id="339" w:author="Anne Ardila Brenoe" w:date="2026-03-11T09:06:00Z" w:initials="AB">
    <w:p w14:paraId="32BE2FB4" w14:textId="77777777" w:rsidR="00F75FE7" w:rsidRDefault="00F75FE7" w:rsidP="00F75FE7">
      <w:pPr>
        <w:pStyle w:val="CommentText"/>
      </w:pPr>
      <w:r>
        <w:rPr>
          <w:rStyle w:val="CommentReference"/>
        </w:rPr>
        <w:annotationRef/>
      </w:r>
      <w:r>
        <w:rPr>
          <w:lang w:val="da-DK"/>
        </w:rPr>
        <w:t>Maybe skip</w:t>
      </w:r>
    </w:p>
  </w:comment>
  <w:comment w:id="420" w:author="Anne Ardila Brenoe" w:date="2026-03-11T09:02:00Z" w:initials="AB">
    <w:p w14:paraId="3E9B084D" w14:textId="77777777" w:rsidR="002327A9" w:rsidRDefault="002327A9" w:rsidP="002327A9">
      <w:pPr>
        <w:pStyle w:val="CommentText"/>
      </w:pPr>
      <w:r>
        <w:rPr>
          <w:rStyle w:val="CommentReference"/>
        </w:rPr>
        <w:annotationRef/>
      </w:r>
      <w:r>
        <w:rPr>
          <w:lang w:val="da-DK"/>
        </w:rPr>
        <w:t>We should ask some more detailed feedback questions here for the pilot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B91B4" w15:done="0"/>
  <w15:commentEx w15:paraId="258FF51D" w15:done="0"/>
  <w15:commentEx w15:paraId="44574EC0" w15:paraIdParent="258FF51D" w15:done="0"/>
  <w15:commentEx w15:paraId="74D54699" w15:done="0"/>
  <w15:commentEx w15:paraId="65526AA9" w15:paraIdParent="74D54699" w15:done="0"/>
  <w15:commentEx w15:paraId="223CF380" w15:done="0"/>
  <w15:commentEx w15:paraId="27145D0A" w15:done="1"/>
  <w15:commentEx w15:paraId="47B63945" w15:done="1"/>
  <w15:commentEx w15:paraId="0C4A81E1" w15:paraIdParent="47B63945" w15:done="1"/>
  <w15:commentEx w15:paraId="32BE2FB4" w15:done="0"/>
  <w15:commentEx w15:paraId="3E9B08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99FC38" w16cex:dateUtc="2026-03-11T09:27:00Z"/>
  <w16cex:commentExtensible w16cex:durableId="0E53B4A8" w16cex:dateUtc="2026-03-06T16:30:00Z"/>
  <w16cex:commentExtensible w16cex:durableId="637401C9" w16cex:dateUtc="2026-03-10T21:40:00Z"/>
  <w16cex:commentExtensible w16cex:durableId="620ECD6C" w16cex:dateUtc="2026-03-11T07:38:00Z"/>
  <w16cex:commentExtensible w16cex:durableId="229EC447" w16cex:dateUtc="2026-03-11T10:27:00Z"/>
  <w16cex:commentExtensible w16cex:durableId="4E306E75" w16cex:dateUtc="2026-03-11T09:35:00Z"/>
  <w16cex:commentExtensible w16cex:durableId="50826BDF" w16cex:dateUtc="2026-03-11T07:40:00Z"/>
  <w16cex:commentExtensible w16cex:durableId="0AA776A3" w16cex:dateUtc="2026-03-06T16:42:00Z"/>
  <w16cex:commentExtensible w16cex:durableId="0C060A2C" w16cex:dateUtc="2026-03-06T17:09:00Z"/>
  <w16cex:commentExtensible w16cex:durableId="36FF8520" w16cex:dateUtc="2026-03-11T08:06:00Z"/>
  <w16cex:commentExtensible w16cex:durableId="206D1251" w16cex:dateUtc="2026-03-11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B91B4" w16cid:durableId="5B99FC38"/>
  <w16cid:commentId w16cid:paraId="258FF51D" w16cid:durableId="0E53B4A8"/>
  <w16cid:commentId w16cid:paraId="44574EC0" w16cid:durableId="637401C9"/>
  <w16cid:commentId w16cid:paraId="74D54699" w16cid:durableId="620ECD6C"/>
  <w16cid:commentId w16cid:paraId="65526AA9" w16cid:durableId="229EC447"/>
  <w16cid:commentId w16cid:paraId="223CF380" w16cid:durableId="4E306E75"/>
  <w16cid:commentId w16cid:paraId="27145D0A" w16cid:durableId="50826BDF"/>
  <w16cid:commentId w16cid:paraId="47B63945" w16cid:durableId="0AA776A3"/>
  <w16cid:commentId w16cid:paraId="0C4A81E1" w16cid:durableId="0C060A2C"/>
  <w16cid:commentId w16cid:paraId="32BE2FB4" w16cid:durableId="36FF8520"/>
  <w16cid:commentId w16cid:paraId="3E9B084D" w16cid:durableId="206D12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70929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586630"/>
    <w:multiLevelType w:val="hybridMultilevel"/>
    <w:tmpl w:val="1610A3F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0847B34"/>
    <w:multiLevelType w:val="hybridMultilevel"/>
    <w:tmpl w:val="A4247E2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1165E80"/>
    <w:multiLevelType w:val="hybridMultilevel"/>
    <w:tmpl w:val="60AAAF14"/>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1652B93"/>
    <w:multiLevelType w:val="hybridMultilevel"/>
    <w:tmpl w:val="E2845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5F2B2A"/>
    <w:multiLevelType w:val="hybridMultilevel"/>
    <w:tmpl w:val="F1B665C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3020A78"/>
    <w:multiLevelType w:val="hybridMultilevel"/>
    <w:tmpl w:val="BB289A5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03ED5850"/>
    <w:multiLevelType w:val="multilevel"/>
    <w:tmpl w:val="9E9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F7E7F"/>
    <w:multiLevelType w:val="hybridMultilevel"/>
    <w:tmpl w:val="28DA8AB6"/>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77A774C"/>
    <w:multiLevelType w:val="multilevel"/>
    <w:tmpl w:val="F0E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C4837"/>
    <w:multiLevelType w:val="hybridMultilevel"/>
    <w:tmpl w:val="398618C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870585F"/>
    <w:multiLevelType w:val="hybridMultilevel"/>
    <w:tmpl w:val="7EE24B28"/>
    <w:lvl w:ilvl="0" w:tplc="1A3838E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B22432B"/>
    <w:multiLevelType w:val="hybridMultilevel"/>
    <w:tmpl w:val="90E2BB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7A6B5B"/>
    <w:multiLevelType w:val="hybridMultilevel"/>
    <w:tmpl w:val="8730D9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6F7AD1"/>
    <w:multiLevelType w:val="multilevel"/>
    <w:tmpl w:val="E96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2968"/>
    <w:multiLevelType w:val="hybridMultilevel"/>
    <w:tmpl w:val="90E2BB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9A33CC"/>
    <w:multiLevelType w:val="hybridMultilevel"/>
    <w:tmpl w:val="08D08CD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CE0691F"/>
    <w:multiLevelType w:val="hybridMultilevel"/>
    <w:tmpl w:val="82BE4F6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FBA69A9"/>
    <w:multiLevelType w:val="hybridMultilevel"/>
    <w:tmpl w:val="ACC2063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2413F06"/>
    <w:multiLevelType w:val="hybridMultilevel"/>
    <w:tmpl w:val="5A38731A"/>
    <w:lvl w:ilvl="0" w:tplc="6646F59E">
      <w:start w:val="1"/>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453332A"/>
    <w:multiLevelType w:val="hybridMultilevel"/>
    <w:tmpl w:val="A2FE75B2"/>
    <w:lvl w:ilvl="0" w:tplc="806671C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50E455E"/>
    <w:multiLevelType w:val="multilevel"/>
    <w:tmpl w:val="F1E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43650"/>
    <w:multiLevelType w:val="hybridMultilevel"/>
    <w:tmpl w:val="7F1CFAC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2A5D7F53"/>
    <w:multiLevelType w:val="hybridMultilevel"/>
    <w:tmpl w:val="EF1CB3F4"/>
    <w:lvl w:ilvl="0" w:tplc="FFFFFFFF">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2ED14195"/>
    <w:multiLevelType w:val="hybridMultilevel"/>
    <w:tmpl w:val="ACC206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390F78"/>
    <w:multiLevelType w:val="multilevel"/>
    <w:tmpl w:val="484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847E6"/>
    <w:multiLevelType w:val="hybridMultilevel"/>
    <w:tmpl w:val="214A8984"/>
    <w:lvl w:ilvl="0" w:tplc="FFFFFFFF">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353739BD"/>
    <w:multiLevelType w:val="hybridMultilevel"/>
    <w:tmpl w:val="90E2BB5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3562321B"/>
    <w:multiLevelType w:val="multilevel"/>
    <w:tmpl w:val="C6B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40A30"/>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3366C5"/>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EEC2ED2"/>
    <w:multiLevelType w:val="hybridMultilevel"/>
    <w:tmpl w:val="AD8673C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42B43726"/>
    <w:multiLevelType w:val="hybridMultilevel"/>
    <w:tmpl w:val="FB2EA640"/>
    <w:lvl w:ilvl="0" w:tplc="04060017">
      <w:start w:val="1"/>
      <w:numFmt w:val="lowerLetter"/>
      <w:lvlText w:val="%1)"/>
      <w:lvlJc w:val="left"/>
      <w:pPr>
        <w:ind w:left="720" w:hanging="360"/>
      </w:pPr>
      <w:rPr>
        <w:rFonts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6394780"/>
    <w:multiLevelType w:val="hybridMultilevel"/>
    <w:tmpl w:val="876013D6"/>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485B04EF"/>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95D3CBC"/>
    <w:multiLevelType w:val="hybridMultilevel"/>
    <w:tmpl w:val="FFC836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49D83581"/>
    <w:multiLevelType w:val="hybridMultilevel"/>
    <w:tmpl w:val="F4CCF894"/>
    <w:lvl w:ilvl="0" w:tplc="15827528">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4CC55501"/>
    <w:multiLevelType w:val="hybridMultilevel"/>
    <w:tmpl w:val="9D78B5D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503C5164"/>
    <w:multiLevelType w:val="hybridMultilevel"/>
    <w:tmpl w:val="90E2BB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11A0C63"/>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1B9612B"/>
    <w:multiLevelType w:val="hybridMultilevel"/>
    <w:tmpl w:val="E5E0435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58812752"/>
    <w:multiLevelType w:val="hybridMultilevel"/>
    <w:tmpl w:val="4742445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5AA6602B"/>
    <w:multiLevelType w:val="hybridMultilevel"/>
    <w:tmpl w:val="2558EC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C74051"/>
    <w:multiLevelType w:val="hybridMultilevel"/>
    <w:tmpl w:val="44CA724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5D9B55A9"/>
    <w:multiLevelType w:val="hybridMultilevel"/>
    <w:tmpl w:val="AD8673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1106ED0"/>
    <w:multiLevelType w:val="hybridMultilevel"/>
    <w:tmpl w:val="BC58F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604AF4"/>
    <w:multiLevelType w:val="hybridMultilevel"/>
    <w:tmpl w:val="90E2BB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28852C2"/>
    <w:multiLevelType w:val="hybridMultilevel"/>
    <w:tmpl w:val="33245CFA"/>
    <w:lvl w:ilvl="0" w:tplc="FFFFFFFF">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644747D5"/>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5A82B0F"/>
    <w:multiLevelType w:val="multilevel"/>
    <w:tmpl w:val="4C4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C6CE9"/>
    <w:multiLevelType w:val="hybridMultilevel"/>
    <w:tmpl w:val="E788D62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722A7A11"/>
    <w:multiLevelType w:val="hybridMultilevel"/>
    <w:tmpl w:val="4EE07E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2F43FC"/>
    <w:multiLevelType w:val="hybridMultilevel"/>
    <w:tmpl w:val="4260BE9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15:restartNumberingAfterBreak="0">
    <w:nsid w:val="76305B35"/>
    <w:multiLevelType w:val="hybridMultilevel"/>
    <w:tmpl w:val="B02ABF3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787E4728"/>
    <w:multiLevelType w:val="hybridMultilevel"/>
    <w:tmpl w:val="4490A5B8"/>
    <w:lvl w:ilvl="0" w:tplc="34842622">
      <w:numFmt w:val="bullet"/>
      <w:lvlText w:val=""/>
      <w:lvlJc w:val="left"/>
      <w:pPr>
        <w:ind w:left="720" w:hanging="360"/>
      </w:pPr>
      <w:rPr>
        <w:rFonts w:ascii="Wingdings" w:eastAsiaTheme="minorHAnsi" w:hAnsi="Wingding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79B43FE0"/>
    <w:multiLevelType w:val="hybridMultilevel"/>
    <w:tmpl w:val="CCBCBEDA"/>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6" w15:restartNumberingAfterBreak="0">
    <w:nsid w:val="7A4B691A"/>
    <w:multiLevelType w:val="hybridMultilevel"/>
    <w:tmpl w:val="D35892CA"/>
    <w:lvl w:ilvl="0" w:tplc="FFFFFFFF">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7C215E0B"/>
    <w:multiLevelType w:val="hybridMultilevel"/>
    <w:tmpl w:val="E7DEC4C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7CD2451A"/>
    <w:multiLevelType w:val="hybridMultilevel"/>
    <w:tmpl w:val="ACC206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F6D524B"/>
    <w:multiLevelType w:val="multilevel"/>
    <w:tmpl w:val="9E2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DA2937"/>
    <w:multiLevelType w:val="hybridMultilevel"/>
    <w:tmpl w:val="28DA8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4186726">
    <w:abstractNumId w:val="33"/>
  </w:num>
  <w:num w:numId="2" w16cid:durableId="1057364149">
    <w:abstractNumId w:val="58"/>
  </w:num>
  <w:num w:numId="3" w16cid:durableId="1095441953">
    <w:abstractNumId w:val="18"/>
  </w:num>
  <w:num w:numId="4" w16cid:durableId="1116827580">
    <w:abstractNumId w:val="38"/>
  </w:num>
  <w:num w:numId="5" w16cid:durableId="1147631330">
    <w:abstractNumId w:val="45"/>
  </w:num>
  <w:num w:numId="6" w16cid:durableId="1156603766">
    <w:abstractNumId w:val="36"/>
  </w:num>
  <w:num w:numId="7" w16cid:durableId="1192263395">
    <w:abstractNumId w:val="22"/>
  </w:num>
  <w:num w:numId="8" w16cid:durableId="1194229382">
    <w:abstractNumId w:val="46"/>
  </w:num>
  <w:num w:numId="9" w16cid:durableId="1375546601">
    <w:abstractNumId w:val="54"/>
  </w:num>
  <w:num w:numId="10" w16cid:durableId="1440291500">
    <w:abstractNumId w:val="51"/>
  </w:num>
  <w:num w:numId="11" w16cid:durableId="1572347673">
    <w:abstractNumId w:val="19"/>
  </w:num>
  <w:num w:numId="12" w16cid:durableId="1691175460">
    <w:abstractNumId w:val="8"/>
  </w:num>
  <w:num w:numId="13" w16cid:durableId="1809468543">
    <w:abstractNumId w:val="50"/>
  </w:num>
  <w:num w:numId="14" w16cid:durableId="1831024438">
    <w:abstractNumId w:val="42"/>
  </w:num>
  <w:num w:numId="15" w16cid:durableId="1864710300">
    <w:abstractNumId w:val="3"/>
  </w:num>
  <w:num w:numId="16" w16cid:durableId="1889217024">
    <w:abstractNumId w:val="44"/>
  </w:num>
  <w:num w:numId="17" w16cid:durableId="1933127494">
    <w:abstractNumId w:val="31"/>
  </w:num>
  <w:num w:numId="18" w16cid:durableId="1946695899">
    <w:abstractNumId w:val="41"/>
  </w:num>
  <w:num w:numId="19" w16cid:durableId="2005694710">
    <w:abstractNumId w:val="2"/>
  </w:num>
  <w:num w:numId="20" w16cid:durableId="202208199">
    <w:abstractNumId w:val="43"/>
  </w:num>
  <w:num w:numId="21" w16cid:durableId="2038695138">
    <w:abstractNumId w:val="35"/>
  </w:num>
  <w:num w:numId="22" w16cid:durableId="2059275926">
    <w:abstractNumId w:val="17"/>
  </w:num>
  <w:num w:numId="23" w16cid:durableId="2091150125">
    <w:abstractNumId w:val="32"/>
  </w:num>
  <w:num w:numId="24" w16cid:durableId="264772071">
    <w:abstractNumId w:val="57"/>
  </w:num>
  <w:num w:numId="25" w16cid:durableId="357044183">
    <w:abstractNumId w:val="37"/>
  </w:num>
  <w:num w:numId="26" w16cid:durableId="409930586">
    <w:abstractNumId w:val="52"/>
  </w:num>
  <w:num w:numId="27" w16cid:durableId="550655334">
    <w:abstractNumId w:val="5"/>
  </w:num>
  <w:num w:numId="28" w16cid:durableId="587151681">
    <w:abstractNumId w:val="27"/>
  </w:num>
  <w:num w:numId="29" w16cid:durableId="630552163">
    <w:abstractNumId w:val="13"/>
  </w:num>
  <w:num w:numId="30" w16cid:durableId="6952061">
    <w:abstractNumId w:val="12"/>
  </w:num>
  <w:num w:numId="31" w16cid:durableId="720593951">
    <w:abstractNumId w:val="0"/>
  </w:num>
  <w:num w:numId="32" w16cid:durableId="824080098">
    <w:abstractNumId w:val="6"/>
  </w:num>
  <w:num w:numId="33" w16cid:durableId="856701244">
    <w:abstractNumId w:val="4"/>
  </w:num>
  <w:num w:numId="34" w16cid:durableId="914827105">
    <w:abstractNumId w:val="53"/>
  </w:num>
  <w:num w:numId="35" w16cid:durableId="953488454">
    <w:abstractNumId w:val="15"/>
  </w:num>
  <w:num w:numId="36" w16cid:durableId="265044894">
    <w:abstractNumId w:val="49"/>
  </w:num>
  <w:num w:numId="37" w16cid:durableId="1810171275">
    <w:abstractNumId w:val="21"/>
  </w:num>
  <w:num w:numId="38" w16cid:durableId="299967714">
    <w:abstractNumId w:val="7"/>
  </w:num>
  <w:num w:numId="39" w16cid:durableId="678965541">
    <w:abstractNumId w:val="25"/>
  </w:num>
  <w:num w:numId="40" w16cid:durableId="1369181447">
    <w:abstractNumId w:val="59"/>
  </w:num>
  <w:num w:numId="41" w16cid:durableId="42682362">
    <w:abstractNumId w:val="29"/>
  </w:num>
  <w:num w:numId="42" w16cid:durableId="432290480">
    <w:abstractNumId w:val="9"/>
  </w:num>
  <w:num w:numId="43" w16cid:durableId="62218746">
    <w:abstractNumId w:val="34"/>
  </w:num>
  <w:num w:numId="44" w16cid:durableId="1573850140">
    <w:abstractNumId w:val="60"/>
  </w:num>
  <w:num w:numId="45" w16cid:durableId="1933857987">
    <w:abstractNumId w:val="39"/>
  </w:num>
  <w:num w:numId="46" w16cid:durableId="140200001">
    <w:abstractNumId w:val="48"/>
  </w:num>
  <w:num w:numId="47" w16cid:durableId="1188787978">
    <w:abstractNumId w:val="14"/>
  </w:num>
  <w:num w:numId="48" w16cid:durableId="1553350745">
    <w:abstractNumId w:val="30"/>
  </w:num>
  <w:num w:numId="49" w16cid:durableId="440493933">
    <w:abstractNumId w:val="1"/>
  </w:num>
  <w:num w:numId="50" w16cid:durableId="1290433650">
    <w:abstractNumId w:val="11"/>
  </w:num>
  <w:num w:numId="51" w16cid:durableId="914509209">
    <w:abstractNumId w:val="24"/>
  </w:num>
  <w:num w:numId="52" w16cid:durableId="2137019092">
    <w:abstractNumId w:val="47"/>
  </w:num>
  <w:num w:numId="53" w16cid:durableId="381517223">
    <w:abstractNumId w:val="26"/>
  </w:num>
  <w:num w:numId="54" w16cid:durableId="754472712">
    <w:abstractNumId w:val="16"/>
  </w:num>
  <w:num w:numId="55" w16cid:durableId="1209760453">
    <w:abstractNumId w:val="23"/>
  </w:num>
  <w:num w:numId="56" w16cid:durableId="534268338">
    <w:abstractNumId w:val="28"/>
  </w:num>
  <w:num w:numId="57" w16cid:durableId="1765422239">
    <w:abstractNumId w:val="56"/>
  </w:num>
  <w:num w:numId="58" w16cid:durableId="2071804864">
    <w:abstractNumId w:val="55"/>
  </w:num>
  <w:num w:numId="59" w16cid:durableId="1074401349">
    <w:abstractNumId w:val="40"/>
  </w:num>
  <w:num w:numId="60" w16cid:durableId="1053579900">
    <w:abstractNumId w:val="10"/>
  </w:num>
  <w:num w:numId="61" w16cid:durableId="216740805">
    <w:abstractNumId w:val="2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Ardila Brenoe">
    <w15:presenceInfo w15:providerId="AD" w15:userId="S::anne.brenoe@business.uzh.ch::2f1224b4-31df-4fa7-ab05-41deb241b651"/>
  </w15:person>
  <w15:person w15:author="Abraham Raju">
    <w15:presenceInfo w15:providerId="AD" w15:userId="S::abraham.raju@business.uzh.ch::be85d5e2-3afa-4168-a373-7e8b5d7074ba"/>
  </w15:person>
  <w15:person w15:author="Ugur Diktas">
    <w15:presenceInfo w15:providerId="AD" w15:userId="S::ugur.diktas@uzh.ch::4163b519-5bb1-48fb-a589-7d4afd9fed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89"/>
    <w:rsid w:val="00004127"/>
    <w:rsid w:val="0000549C"/>
    <w:rsid w:val="00010932"/>
    <w:rsid w:val="0001533F"/>
    <w:rsid w:val="00022E27"/>
    <w:rsid w:val="00026793"/>
    <w:rsid w:val="00030A5E"/>
    <w:rsid w:val="0003491A"/>
    <w:rsid w:val="00037F3A"/>
    <w:rsid w:val="000417C7"/>
    <w:rsid w:val="0004224B"/>
    <w:rsid w:val="00042A35"/>
    <w:rsid w:val="000435EB"/>
    <w:rsid w:val="00044017"/>
    <w:rsid w:val="00044244"/>
    <w:rsid w:val="000506CD"/>
    <w:rsid w:val="00051C65"/>
    <w:rsid w:val="00055A37"/>
    <w:rsid w:val="00055AFC"/>
    <w:rsid w:val="00060C80"/>
    <w:rsid w:val="000612BA"/>
    <w:rsid w:val="000621E0"/>
    <w:rsid w:val="0006407C"/>
    <w:rsid w:val="0006433C"/>
    <w:rsid w:val="00066AA9"/>
    <w:rsid w:val="000670B3"/>
    <w:rsid w:val="0007064F"/>
    <w:rsid w:val="00072872"/>
    <w:rsid w:val="0007457F"/>
    <w:rsid w:val="00075747"/>
    <w:rsid w:val="000764E2"/>
    <w:rsid w:val="00076AE9"/>
    <w:rsid w:val="00076F57"/>
    <w:rsid w:val="000771D2"/>
    <w:rsid w:val="00083D20"/>
    <w:rsid w:val="0008640B"/>
    <w:rsid w:val="00087D4B"/>
    <w:rsid w:val="00095B43"/>
    <w:rsid w:val="00095E16"/>
    <w:rsid w:val="000A1A15"/>
    <w:rsid w:val="000A2E35"/>
    <w:rsid w:val="000A3FA0"/>
    <w:rsid w:val="000A4013"/>
    <w:rsid w:val="000A6EA0"/>
    <w:rsid w:val="000A7FE6"/>
    <w:rsid w:val="000B2045"/>
    <w:rsid w:val="000C085A"/>
    <w:rsid w:val="000C16D6"/>
    <w:rsid w:val="000C1BD5"/>
    <w:rsid w:val="000C36BF"/>
    <w:rsid w:val="000D1CA9"/>
    <w:rsid w:val="000D2B71"/>
    <w:rsid w:val="000D2EA4"/>
    <w:rsid w:val="000D33BC"/>
    <w:rsid w:val="000D4593"/>
    <w:rsid w:val="000D54CA"/>
    <w:rsid w:val="000D584D"/>
    <w:rsid w:val="000E3C4D"/>
    <w:rsid w:val="000F20E9"/>
    <w:rsid w:val="000F5689"/>
    <w:rsid w:val="00100496"/>
    <w:rsid w:val="00101E24"/>
    <w:rsid w:val="00104B05"/>
    <w:rsid w:val="00104F50"/>
    <w:rsid w:val="001072F4"/>
    <w:rsid w:val="00107D8E"/>
    <w:rsid w:val="00116276"/>
    <w:rsid w:val="0011683D"/>
    <w:rsid w:val="00117EDC"/>
    <w:rsid w:val="0012089C"/>
    <w:rsid w:val="0012647F"/>
    <w:rsid w:val="00130423"/>
    <w:rsid w:val="0013046E"/>
    <w:rsid w:val="00131367"/>
    <w:rsid w:val="00131ABC"/>
    <w:rsid w:val="00133C22"/>
    <w:rsid w:val="00134C43"/>
    <w:rsid w:val="00135AF3"/>
    <w:rsid w:val="00136775"/>
    <w:rsid w:val="0014064A"/>
    <w:rsid w:val="001417A1"/>
    <w:rsid w:val="00141CAD"/>
    <w:rsid w:val="00143279"/>
    <w:rsid w:val="001456A7"/>
    <w:rsid w:val="001473D7"/>
    <w:rsid w:val="00153655"/>
    <w:rsid w:val="0015556C"/>
    <w:rsid w:val="001558DE"/>
    <w:rsid w:val="00155E47"/>
    <w:rsid w:val="00163094"/>
    <w:rsid w:val="0016504D"/>
    <w:rsid w:val="001655EB"/>
    <w:rsid w:val="00171375"/>
    <w:rsid w:val="00171D13"/>
    <w:rsid w:val="00172354"/>
    <w:rsid w:val="0017467F"/>
    <w:rsid w:val="00175CDF"/>
    <w:rsid w:val="00176F99"/>
    <w:rsid w:val="0018152C"/>
    <w:rsid w:val="00187F00"/>
    <w:rsid w:val="0019056F"/>
    <w:rsid w:val="00190BDA"/>
    <w:rsid w:val="00190E08"/>
    <w:rsid w:val="00191337"/>
    <w:rsid w:val="001913B5"/>
    <w:rsid w:val="00193E8F"/>
    <w:rsid w:val="00194FDC"/>
    <w:rsid w:val="00196B95"/>
    <w:rsid w:val="00197568"/>
    <w:rsid w:val="00197A79"/>
    <w:rsid w:val="001A39C6"/>
    <w:rsid w:val="001A4D64"/>
    <w:rsid w:val="001A577F"/>
    <w:rsid w:val="001A5BD7"/>
    <w:rsid w:val="001A74C3"/>
    <w:rsid w:val="001B065D"/>
    <w:rsid w:val="001B12E9"/>
    <w:rsid w:val="001B40AA"/>
    <w:rsid w:val="001B6E33"/>
    <w:rsid w:val="001B7BDA"/>
    <w:rsid w:val="001C0326"/>
    <w:rsid w:val="001C0940"/>
    <w:rsid w:val="001C09B3"/>
    <w:rsid w:val="001C0BD8"/>
    <w:rsid w:val="001C0C7E"/>
    <w:rsid w:val="001C5516"/>
    <w:rsid w:val="001D0635"/>
    <w:rsid w:val="001D085A"/>
    <w:rsid w:val="001D2D80"/>
    <w:rsid w:val="001E35A9"/>
    <w:rsid w:val="001E4823"/>
    <w:rsid w:val="001E4EF4"/>
    <w:rsid w:val="001E6038"/>
    <w:rsid w:val="001E61E3"/>
    <w:rsid w:val="001F29C2"/>
    <w:rsid w:val="001F3EC1"/>
    <w:rsid w:val="001F4F86"/>
    <w:rsid w:val="001F580B"/>
    <w:rsid w:val="001F69BC"/>
    <w:rsid w:val="001F7DBE"/>
    <w:rsid w:val="002054EB"/>
    <w:rsid w:val="00213916"/>
    <w:rsid w:val="002161D8"/>
    <w:rsid w:val="00231FBC"/>
    <w:rsid w:val="00232377"/>
    <w:rsid w:val="002327A9"/>
    <w:rsid w:val="00232D53"/>
    <w:rsid w:val="00233A6C"/>
    <w:rsid w:val="00234E7D"/>
    <w:rsid w:val="00240EE0"/>
    <w:rsid w:val="002411F2"/>
    <w:rsid w:val="00243BA9"/>
    <w:rsid w:val="0024586B"/>
    <w:rsid w:val="00247530"/>
    <w:rsid w:val="00250BA1"/>
    <w:rsid w:val="00256623"/>
    <w:rsid w:val="00256F25"/>
    <w:rsid w:val="00262574"/>
    <w:rsid w:val="00262D14"/>
    <w:rsid w:val="00266CC7"/>
    <w:rsid w:val="0026705C"/>
    <w:rsid w:val="00270020"/>
    <w:rsid w:val="00270C5F"/>
    <w:rsid w:val="002712AE"/>
    <w:rsid w:val="002752A8"/>
    <w:rsid w:val="00275B39"/>
    <w:rsid w:val="00277FED"/>
    <w:rsid w:val="00280536"/>
    <w:rsid w:val="00283BC2"/>
    <w:rsid w:val="00284B78"/>
    <w:rsid w:val="00286A61"/>
    <w:rsid w:val="00290879"/>
    <w:rsid w:val="00293128"/>
    <w:rsid w:val="002937F9"/>
    <w:rsid w:val="0029498A"/>
    <w:rsid w:val="002950AC"/>
    <w:rsid w:val="00295C51"/>
    <w:rsid w:val="002A12CE"/>
    <w:rsid w:val="002A4440"/>
    <w:rsid w:val="002B3C26"/>
    <w:rsid w:val="002B515D"/>
    <w:rsid w:val="002B7FE0"/>
    <w:rsid w:val="002C01CF"/>
    <w:rsid w:val="002C199A"/>
    <w:rsid w:val="002C366F"/>
    <w:rsid w:val="002C618C"/>
    <w:rsid w:val="002C73C6"/>
    <w:rsid w:val="002D1A56"/>
    <w:rsid w:val="002D48B4"/>
    <w:rsid w:val="002D4E51"/>
    <w:rsid w:val="002E0729"/>
    <w:rsid w:val="002E0B27"/>
    <w:rsid w:val="002E2BA8"/>
    <w:rsid w:val="002E5295"/>
    <w:rsid w:val="002E6D7D"/>
    <w:rsid w:val="002F2A11"/>
    <w:rsid w:val="002F7668"/>
    <w:rsid w:val="0030096B"/>
    <w:rsid w:val="00302149"/>
    <w:rsid w:val="00302C8E"/>
    <w:rsid w:val="00304F50"/>
    <w:rsid w:val="00305272"/>
    <w:rsid w:val="003061A2"/>
    <w:rsid w:val="003103B8"/>
    <w:rsid w:val="003105FC"/>
    <w:rsid w:val="00311212"/>
    <w:rsid w:val="00311A4E"/>
    <w:rsid w:val="003120A2"/>
    <w:rsid w:val="003123BB"/>
    <w:rsid w:val="003134CD"/>
    <w:rsid w:val="0031444F"/>
    <w:rsid w:val="0031674A"/>
    <w:rsid w:val="00316A8F"/>
    <w:rsid w:val="00317419"/>
    <w:rsid w:val="003224A3"/>
    <w:rsid w:val="00324454"/>
    <w:rsid w:val="00325609"/>
    <w:rsid w:val="00326F0A"/>
    <w:rsid w:val="00332BDC"/>
    <w:rsid w:val="00333B90"/>
    <w:rsid w:val="00336149"/>
    <w:rsid w:val="00336A38"/>
    <w:rsid w:val="00340FD2"/>
    <w:rsid w:val="00343926"/>
    <w:rsid w:val="00344629"/>
    <w:rsid w:val="00345603"/>
    <w:rsid w:val="0034569A"/>
    <w:rsid w:val="00346DB9"/>
    <w:rsid w:val="00352BB1"/>
    <w:rsid w:val="00353A21"/>
    <w:rsid w:val="00364D63"/>
    <w:rsid w:val="00365E9D"/>
    <w:rsid w:val="00372EF1"/>
    <w:rsid w:val="0037375D"/>
    <w:rsid w:val="00375957"/>
    <w:rsid w:val="00380DE2"/>
    <w:rsid w:val="00381469"/>
    <w:rsid w:val="00383A10"/>
    <w:rsid w:val="00385AE8"/>
    <w:rsid w:val="00386DE6"/>
    <w:rsid w:val="00387725"/>
    <w:rsid w:val="00387E8A"/>
    <w:rsid w:val="003908AE"/>
    <w:rsid w:val="0039102B"/>
    <w:rsid w:val="0039230F"/>
    <w:rsid w:val="00393562"/>
    <w:rsid w:val="003A00D1"/>
    <w:rsid w:val="003A1E9D"/>
    <w:rsid w:val="003A2246"/>
    <w:rsid w:val="003A2345"/>
    <w:rsid w:val="003A274F"/>
    <w:rsid w:val="003A438F"/>
    <w:rsid w:val="003A6148"/>
    <w:rsid w:val="003A7AF1"/>
    <w:rsid w:val="003B3F22"/>
    <w:rsid w:val="003B5E46"/>
    <w:rsid w:val="003B7D63"/>
    <w:rsid w:val="003C27D8"/>
    <w:rsid w:val="003C4E19"/>
    <w:rsid w:val="003C5475"/>
    <w:rsid w:val="003C7902"/>
    <w:rsid w:val="003D0997"/>
    <w:rsid w:val="003D225E"/>
    <w:rsid w:val="003D6733"/>
    <w:rsid w:val="003D7D98"/>
    <w:rsid w:val="003E06EC"/>
    <w:rsid w:val="003E220E"/>
    <w:rsid w:val="003E60E1"/>
    <w:rsid w:val="003E7573"/>
    <w:rsid w:val="003F1F0B"/>
    <w:rsid w:val="003F2A67"/>
    <w:rsid w:val="003F4273"/>
    <w:rsid w:val="003F6CF0"/>
    <w:rsid w:val="003F7880"/>
    <w:rsid w:val="004013C6"/>
    <w:rsid w:val="00403851"/>
    <w:rsid w:val="004068E0"/>
    <w:rsid w:val="00411CEE"/>
    <w:rsid w:val="00411F4A"/>
    <w:rsid w:val="00414BC8"/>
    <w:rsid w:val="00415001"/>
    <w:rsid w:val="0041676A"/>
    <w:rsid w:val="004170A8"/>
    <w:rsid w:val="004171E0"/>
    <w:rsid w:val="00422B6B"/>
    <w:rsid w:val="004234D8"/>
    <w:rsid w:val="00423E5C"/>
    <w:rsid w:val="00424FBE"/>
    <w:rsid w:val="00425A2C"/>
    <w:rsid w:val="00426DC8"/>
    <w:rsid w:val="00427E6C"/>
    <w:rsid w:val="00430BD1"/>
    <w:rsid w:val="004315EC"/>
    <w:rsid w:val="004335AF"/>
    <w:rsid w:val="00433D92"/>
    <w:rsid w:val="00433EB9"/>
    <w:rsid w:val="00435D60"/>
    <w:rsid w:val="00437EF4"/>
    <w:rsid w:val="00441CE9"/>
    <w:rsid w:val="00441FE7"/>
    <w:rsid w:val="004474FA"/>
    <w:rsid w:val="0045022E"/>
    <w:rsid w:val="00452FF9"/>
    <w:rsid w:val="0045308D"/>
    <w:rsid w:val="00454833"/>
    <w:rsid w:val="00454979"/>
    <w:rsid w:val="004553F3"/>
    <w:rsid w:val="0045589B"/>
    <w:rsid w:val="00455F69"/>
    <w:rsid w:val="00456F98"/>
    <w:rsid w:val="004577F4"/>
    <w:rsid w:val="0046044D"/>
    <w:rsid w:val="00461231"/>
    <w:rsid w:val="0046658F"/>
    <w:rsid w:val="004677AC"/>
    <w:rsid w:val="00471F5E"/>
    <w:rsid w:val="004720BF"/>
    <w:rsid w:val="004770F0"/>
    <w:rsid w:val="0047756E"/>
    <w:rsid w:val="0048202C"/>
    <w:rsid w:val="004867A5"/>
    <w:rsid w:val="0048789F"/>
    <w:rsid w:val="004914D9"/>
    <w:rsid w:val="00492563"/>
    <w:rsid w:val="0049274A"/>
    <w:rsid w:val="00493404"/>
    <w:rsid w:val="004954A1"/>
    <w:rsid w:val="004A389C"/>
    <w:rsid w:val="004A3E98"/>
    <w:rsid w:val="004B345D"/>
    <w:rsid w:val="004B47E7"/>
    <w:rsid w:val="004B5A52"/>
    <w:rsid w:val="004C3597"/>
    <w:rsid w:val="004C4CE4"/>
    <w:rsid w:val="004C69D1"/>
    <w:rsid w:val="004D0740"/>
    <w:rsid w:val="004D170B"/>
    <w:rsid w:val="004D71FD"/>
    <w:rsid w:val="004E3564"/>
    <w:rsid w:val="004E4718"/>
    <w:rsid w:val="004F0928"/>
    <w:rsid w:val="004F0A07"/>
    <w:rsid w:val="004F27E9"/>
    <w:rsid w:val="004F2F08"/>
    <w:rsid w:val="004F5415"/>
    <w:rsid w:val="004F73F5"/>
    <w:rsid w:val="00502D2E"/>
    <w:rsid w:val="005032AD"/>
    <w:rsid w:val="00506DC4"/>
    <w:rsid w:val="00507A46"/>
    <w:rsid w:val="00507AFA"/>
    <w:rsid w:val="00510846"/>
    <w:rsid w:val="00511AF4"/>
    <w:rsid w:val="0051369B"/>
    <w:rsid w:val="005146B5"/>
    <w:rsid w:val="00515023"/>
    <w:rsid w:val="005155EF"/>
    <w:rsid w:val="005279DC"/>
    <w:rsid w:val="00527A64"/>
    <w:rsid w:val="005302F4"/>
    <w:rsid w:val="005406B4"/>
    <w:rsid w:val="00543C67"/>
    <w:rsid w:val="00544756"/>
    <w:rsid w:val="005448A0"/>
    <w:rsid w:val="00544A35"/>
    <w:rsid w:val="00545B95"/>
    <w:rsid w:val="00547FB7"/>
    <w:rsid w:val="00550FF5"/>
    <w:rsid w:val="005532A2"/>
    <w:rsid w:val="00556A71"/>
    <w:rsid w:val="005659C9"/>
    <w:rsid w:val="0056765C"/>
    <w:rsid w:val="005748DC"/>
    <w:rsid w:val="005750D9"/>
    <w:rsid w:val="00575B3C"/>
    <w:rsid w:val="00576B49"/>
    <w:rsid w:val="00577A47"/>
    <w:rsid w:val="00585BB0"/>
    <w:rsid w:val="005861F3"/>
    <w:rsid w:val="0058741C"/>
    <w:rsid w:val="00590095"/>
    <w:rsid w:val="005918B8"/>
    <w:rsid w:val="00591914"/>
    <w:rsid w:val="005928F1"/>
    <w:rsid w:val="00592962"/>
    <w:rsid w:val="0059400B"/>
    <w:rsid w:val="0059692B"/>
    <w:rsid w:val="005A1BDE"/>
    <w:rsid w:val="005A3B1C"/>
    <w:rsid w:val="005A4412"/>
    <w:rsid w:val="005A4721"/>
    <w:rsid w:val="005A5AE1"/>
    <w:rsid w:val="005A6306"/>
    <w:rsid w:val="005A67B0"/>
    <w:rsid w:val="005B2F5C"/>
    <w:rsid w:val="005B35C5"/>
    <w:rsid w:val="005B52EC"/>
    <w:rsid w:val="005B5A8B"/>
    <w:rsid w:val="005B6F00"/>
    <w:rsid w:val="005C0E5A"/>
    <w:rsid w:val="005C2041"/>
    <w:rsid w:val="005C28F4"/>
    <w:rsid w:val="005C3E1A"/>
    <w:rsid w:val="005C6752"/>
    <w:rsid w:val="005C6E33"/>
    <w:rsid w:val="005D0476"/>
    <w:rsid w:val="005D3AE3"/>
    <w:rsid w:val="005D4560"/>
    <w:rsid w:val="005D66EC"/>
    <w:rsid w:val="005E5B29"/>
    <w:rsid w:val="005E7CC3"/>
    <w:rsid w:val="005F1B65"/>
    <w:rsid w:val="005F2661"/>
    <w:rsid w:val="005F2A48"/>
    <w:rsid w:val="005F48C5"/>
    <w:rsid w:val="005F4C5F"/>
    <w:rsid w:val="005F5924"/>
    <w:rsid w:val="005F6D6E"/>
    <w:rsid w:val="00600250"/>
    <w:rsid w:val="00602430"/>
    <w:rsid w:val="00602E74"/>
    <w:rsid w:val="006033F9"/>
    <w:rsid w:val="006060C9"/>
    <w:rsid w:val="00606F6D"/>
    <w:rsid w:val="00607297"/>
    <w:rsid w:val="00612DD6"/>
    <w:rsid w:val="006140F5"/>
    <w:rsid w:val="006147FE"/>
    <w:rsid w:val="00614962"/>
    <w:rsid w:val="00615AAE"/>
    <w:rsid w:val="00617A00"/>
    <w:rsid w:val="00623B64"/>
    <w:rsid w:val="00624640"/>
    <w:rsid w:val="006316F8"/>
    <w:rsid w:val="0063396B"/>
    <w:rsid w:val="00633FDF"/>
    <w:rsid w:val="00651561"/>
    <w:rsid w:val="00652042"/>
    <w:rsid w:val="00652ACD"/>
    <w:rsid w:val="006531E4"/>
    <w:rsid w:val="00654D6F"/>
    <w:rsid w:val="0065506D"/>
    <w:rsid w:val="0065545E"/>
    <w:rsid w:val="006641EB"/>
    <w:rsid w:val="00664B12"/>
    <w:rsid w:val="00665A90"/>
    <w:rsid w:val="006675FE"/>
    <w:rsid w:val="0067154E"/>
    <w:rsid w:val="00671921"/>
    <w:rsid w:val="00672299"/>
    <w:rsid w:val="00673A0F"/>
    <w:rsid w:val="0067716B"/>
    <w:rsid w:val="006810DE"/>
    <w:rsid w:val="0068162B"/>
    <w:rsid w:val="00681E3B"/>
    <w:rsid w:val="00682104"/>
    <w:rsid w:val="00682B78"/>
    <w:rsid w:val="00687646"/>
    <w:rsid w:val="006903E6"/>
    <w:rsid w:val="00691737"/>
    <w:rsid w:val="00695F9E"/>
    <w:rsid w:val="00696457"/>
    <w:rsid w:val="006A090F"/>
    <w:rsid w:val="006B4847"/>
    <w:rsid w:val="006B6462"/>
    <w:rsid w:val="006C0FF0"/>
    <w:rsid w:val="006C3394"/>
    <w:rsid w:val="006C34C7"/>
    <w:rsid w:val="006C5F28"/>
    <w:rsid w:val="006C727B"/>
    <w:rsid w:val="006D29FE"/>
    <w:rsid w:val="006D4AFA"/>
    <w:rsid w:val="006D4E12"/>
    <w:rsid w:val="006D6203"/>
    <w:rsid w:val="006D656A"/>
    <w:rsid w:val="006E0636"/>
    <w:rsid w:val="006E14D3"/>
    <w:rsid w:val="006E17B3"/>
    <w:rsid w:val="006E2784"/>
    <w:rsid w:val="006E2FF7"/>
    <w:rsid w:val="006E4C98"/>
    <w:rsid w:val="006E5CB1"/>
    <w:rsid w:val="006E724D"/>
    <w:rsid w:val="006F4AA5"/>
    <w:rsid w:val="006F67D1"/>
    <w:rsid w:val="006F7E86"/>
    <w:rsid w:val="0070065B"/>
    <w:rsid w:val="00704605"/>
    <w:rsid w:val="00705D2B"/>
    <w:rsid w:val="00706BE6"/>
    <w:rsid w:val="00706CA4"/>
    <w:rsid w:val="00710A04"/>
    <w:rsid w:val="0071136D"/>
    <w:rsid w:val="0071284B"/>
    <w:rsid w:val="00712D18"/>
    <w:rsid w:val="00715717"/>
    <w:rsid w:val="0072084C"/>
    <w:rsid w:val="00722A62"/>
    <w:rsid w:val="00722C63"/>
    <w:rsid w:val="0072501E"/>
    <w:rsid w:val="0072509F"/>
    <w:rsid w:val="00725EA2"/>
    <w:rsid w:val="00731E03"/>
    <w:rsid w:val="007335BE"/>
    <w:rsid w:val="00733D71"/>
    <w:rsid w:val="0073434E"/>
    <w:rsid w:val="0074625C"/>
    <w:rsid w:val="00747C18"/>
    <w:rsid w:val="0075066D"/>
    <w:rsid w:val="007556EB"/>
    <w:rsid w:val="00760996"/>
    <w:rsid w:val="00762A40"/>
    <w:rsid w:val="00764A12"/>
    <w:rsid w:val="00772377"/>
    <w:rsid w:val="0077365D"/>
    <w:rsid w:val="0077369C"/>
    <w:rsid w:val="00776399"/>
    <w:rsid w:val="00780105"/>
    <w:rsid w:val="00784025"/>
    <w:rsid w:val="007847FF"/>
    <w:rsid w:val="00786C84"/>
    <w:rsid w:val="007870F1"/>
    <w:rsid w:val="00791797"/>
    <w:rsid w:val="00791DBF"/>
    <w:rsid w:val="007923BC"/>
    <w:rsid w:val="00795733"/>
    <w:rsid w:val="00795A60"/>
    <w:rsid w:val="007967F2"/>
    <w:rsid w:val="007971A3"/>
    <w:rsid w:val="00797205"/>
    <w:rsid w:val="007A01D0"/>
    <w:rsid w:val="007A0347"/>
    <w:rsid w:val="007A159A"/>
    <w:rsid w:val="007A2AD8"/>
    <w:rsid w:val="007A6F01"/>
    <w:rsid w:val="007A7256"/>
    <w:rsid w:val="007B0A7A"/>
    <w:rsid w:val="007B3FFD"/>
    <w:rsid w:val="007B417B"/>
    <w:rsid w:val="007B547B"/>
    <w:rsid w:val="007B77B1"/>
    <w:rsid w:val="007B7A2F"/>
    <w:rsid w:val="007C0076"/>
    <w:rsid w:val="007C0083"/>
    <w:rsid w:val="007C39CA"/>
    <w:rsid w:val="007C6C75"/>
    <w:rsid w:val="007D5288"/>
    <w:rsid w:val="007E2474"/>
    <w:rsid w:val="007E3C53"/>
    <w:rsid w:val="007E4201"/>
    <w:rsid w:val="007E5BEA"/>
    <w:rsid w:val="007F082F"/>
    <w:rsid w:val="007F1884"/>
    <w:rsid w:val="007F1AA7"/>
    <w:rsid w:val="007F2007"/>
    <w:rsid w:val="007F51C7"/>
    <w:rsid w:val="007F5B25"/>
    <w:rsid w:val="00805D15"/>
    <w:rsid w:val="00806C79"/>
    <w:rsid w:val="0081340D"/>
    <w:rsid w:val="00813D9B"/>
    <w:rsid w:val="00814EC9"/>
    <w:rsid w:val="00815676"/>
    <w:rsid w:val="00820DD7"/>
    <w:rsid w:val="0082233B"/>
    <w:rsid w:val="008231DD"/>
    <w:rsid w:val="00823B91"/>
    <w:rsid w:val="0082470F"/>
    <w:rsid w:val="00824F3E"/>
    <w:rsid w:val="008279B9"/>
    <w:rsid w:val="00830CF3"/>
    <w:rsid w:val="008352D3"/>
    <w:rsid w:val="00836B39"/>
    <w:rsid w:val="00836D13"/>
    <w:rsid w:val="00837D72"/>
    <w:rsid w:val="00837F0B"/>
    <w:rsid w:val="00840DD3"/>
    <w:rsid w:val="00842828"/>
    <w:rsid w:val="0084302A"/>
    <w:rsid w:val="00845699"/>
    <w:rsid w:val="00847115"/>
    <w:rsid w:val="00851B9D"/>
    <w:rsid w:val="008557B9"/>
    <w:rsid w:val="00860BCE"/>
    <w:rsid w:val="008610D2"/>
    <w:rsid w:val="00861336"/>
    <w:rsid w:val="008648FC"/>
    <w:rsid w:val="00865D00"/>
    <w:rsid w:val="00867DF1"/>
    <w:rsid w:val="00871548"/>
    <w:rsid w:val="008752ED"/>
    <w:rsid w:val="00876927"/>
    <w:rsid w:val="00880B00"/>
    <w:rsid w:val="008824EA"/>
    <w:rsid w:val="0088321D"/>
    <w:rsid w:val="008837C7"/>
    <w:rsid w:val="0088716E"/>
    <w:rsid w:val="00891A59"/>
    <w:rsid w:val="00893CBC"/>
    <w:rsid w:val="00894612"/>
    <w:rsid w:val="008A0292"/>
    <w:rsid w:val="008A12A8"/>
    <w:rsid w:val="008A45B1"/>
    <w:rsid w:val="008A6BA1"/>
    <w:rsid w:val="008B1569"/>
    <w:rsid w:val="008B2856"/>
    <w:rsid w:val="008B7F7D"/>
    <w:rsid w:val="008C0196"/>
    <w:rsid w:val="008C0C5C"/>
    <w:rsid w:val="008C0DCC"/>
    <w:rsid w:val="008C17C8"/>
    <w:rsid w:val="008C2EBF"/>
    <w:rsid w:val="008C3B63"/>
    <w:rsid w:val="008C46C0"/>
    <w:rsid w:val="008C6452"/>
    <w:rsid w:val="008D005E"/>
    <w:rsid w:val="008D02E4"/>
    <w:rsid w:val="008D1086"/>
    <w:rsid w:val="008D1338"/>
    <w:rsid w:val="008D35A1"/>
    <w:rsid w:val="008D3C18"/>
    <w:rsid w:val="008D6AFE"/>
    <w:rsid w:val="008E29C8"/>
    <w:rsid w:val="008E3B10"/>
    <w:rsid w:val="008E4ED1"/>
    <w:rsid w:val="008E4F13"/>
    <w:rsid w:val="008F073C"/>
    <w:rsid w:val="008F0F25"/>
    <w:rsid w:val="008F1859"/>
    <w:rsid w:val="008F377E"/>
    <w:rsid w:val="008F43A3"/>
    <w:rsid w:val="008F7307"/>
    <w:rsid w:val="008F7629"/>
    <w:rsid w:val="0090079B"/>
    <w:rsid w:val="00901418"/>
    <w:rsid w:val="00902838"/>
    <w:rsid w:val="00904B48"/>
    <w:rsid w:val="00906447"/>
    <w:rsid w:val="009068C2"/>
    <w:rsid w:val="00914AF3"/>
    <w:rsid w:val="009151C7"/>
    <w:rsid w:val="0091571E"/>
    <w:rsid w:val="00915E5A"/>
    <w:rsid w:val="0091726C"/>
    <w:rsid w:val="009179BD"/>
    <w:rsid w:val="00920D1F"/>
    <w:rsid w:val="00921EE0"/>
    <w:rsid w:val="00922901"/>
    <w:rsid w:val="00927ACA"/>
    <w:rsid w:val="00931AB3"/>
    <w:rsid w:val="00931BC2"/>
    <w:rsid w:val="00932457"/>
    <w:rsid w:val="00932556"/>
    <w:rsid w:val="00932826"/>
    <w:rsid w:val="00933242"/>
    <w:rsid w:val="009332CF"/>
    <w:rsid w:val="00934BAB"/>
    <w:rsid w:val="00936C8F"/>
    <w:rsid w:val="00937115"/>
    <w:rsid w:val="00937DE0"/>
    <w:rsid w:val="00941ADE"/>
    <w:rsid w:val="009432AB"/>
    <w:rsid w:val="00943FAC"/>
    <w:rsid w:val="00944A92"/>
    <w:rsid w:val="00946412"/>
    <w:rsid w:val="00947693"/>
    <w:rsid w:val="00947B15"/>
    <w:rsid w:val="00947CF4"/>
    <w:rsid w:val="00947F09"/>
    <w:rsid w:val="0095053C"/>
    <w:rsid w:val="009524EA"/>
    <w:rsid w:val="00960479"/>
    <w:rsid w:val="00962BFE"/>
    <w:rsid w:val="00963538"/>
    <w:rsid w:val="009651B8"/>
    <w:rsid w:val="0097178C"/>
    <w:rsid w:val="00973860"/>
    <w:rsid w:val="00975073"/>
    <w:rsid w:val="00975AD8"/>
    <w:rsid w:val="00976DBA"/>
    <w:rsid w:val="00980189"/>
    <w:rsid w:val="00983DEC"/>
    <w:rsid w:val="009863CD"/>
    <w:rsid w:val="0098667F"/>
    <w:rsid w:val="00992358"/>
    <w:rsid w:val="009925C4"/>
    <w:rsid w:val="00992C23"/>
    <w:rsid w:val="00993B99"/>
    <w:rsid w:val="00996600"/>
    <w:rsid w:val="00997B96"/>
    <w:rsid w:val="009A069E"/>
    <w:rsid w:val="009A1AD7"/>
    <w:rsid w:val="009A2863"/>
    <w:rsid w:val="009A3202"/>
    <w:rsid w:val="009A368C"/>
    <w:rsid w:val="009A6490"/>
    <w:rsid w:val="009A770A"/>
    <w:rsid w:val="009B1299"/>
    <w:rsid w:val="009B2D4C"/>
    <w:rsid w:val="009B3058"/>
    <w:rsid w:val="009B3B3F"/>
    <w:rsid w:val="009B4E23"/>
    <w:rsid w:val="009C0E47"/>
    <w:rsid w:val="009C168B"/>
    <w:rsid w:val="009C18C1"/>
    <w:rsid w:val="009C1EE3"/>
    <w:rsid w:val="009C2C1E"/>
    <w:rsid w:val="009C50F4"/>
    <w:rsid w:val="009D040A"/>
    <w:rsid w:val="009D1E0C"/>
    <w:rsid w:val="009D4383"/>
    <w:rsid w:val="009D7C5C"/>
    <w:rsid w:val="009E077C"/>
    <w:rsid w:val="009E1704"/>
    <w:rsid w:val="009E256A"/>
    <w:rsid w:val="009E33AA"/>
    <w:rsid w:val="009E3C2D"/>
    <w:rsid w:val="009E58D7"/>
    <w:rsid w:val="009E5EB9"/>
    <w:rsid w:val="009F50CC"/>
    <w:rsid w:val="009F6A37"/>
    <w:rsid w:val="009F6C63"/>
    <w:rsid w:val="009F7806"/>
    <w:rsid w:val="00A01A69"/>
    <w:rsid w:val="00A01D2A"/>
    <w:rsid w:val="00A02A36"/>
    <w:rsid w:val="00A02B3B"/>
    <w:rsid w:val="00A03EE7"/>
    <w:rsid w:val="00A04EB0"/>
    <w:rsid w:val="00A05076"/>
    <w:rsid w:val="00A06899"/>
    <w:rsid w:val="00A06FC3"/>
    <w:rsid w:val="00A10040"/>
    <w:rsid w:val="00A12EC0"/>
    <w:rsid w:val="00A13D1D"/>
    <w:rsid w:val="00A153DA"/>
    <w:rsid w:val="00A15DF5"/>
    <w:rsid w:val="00A15FF1"/>
    <w:rsid w:val="00A16397"/>
    <w:rsid w:val="00A21AFC"/>
    <w:rsid w:val="00A23ECF"/>
    <w:rsid w:val="00A244B4"/>
    <w:rsid w:val="00A2480C"/>
    <w:rsid w:val="00A2652D"/>
    <w:rsid w:val="00A30409"/>
    <w:rsid w:val="00A3275C"/>
    <w:rsid w:val="00A33B85"/>
    <w:rsid w:val="00A36AA4"/>
    <w:rsid w:val="00A4088E"/>
    <w:rsid w:val="00A418EF"/>
    <w:rsid w:val="00A42CB2"/>
    <w:rsid w:val="00A42D66"/>
    <w:rsid w:val="00A431DC"/>
    <w:rsid w:val="00A431E8"/>
    <w:rsid w:val="00A50E68"/>
    <w:rsid w:val="00A52A72"/>
    <w:rsid w:val="00A543C0"/>
    <w:rsid w:val="00A54D7F"/>
    <w:rsid w:val="00A621B1"/>
    <w:rsid w:val="00A6276A"/>
    <w:rsid w:val="00A65D76"/>
    <w:rsid w:val="00A67393"/>
    <w:rsid w:val="00A70D75"/>
    <w:rsid w:val="00A70FFC"/>
    <w:rsid w:val="00A76B06"/>
    <w:rsid w:val="00A81684"/>
    <w:rsid w:val="00A84E19"/>
    <w:rsid w:val="00A85CF1"/>
    <w:rsid w:val="00A903A6"/>
    <w:rsid w:val="00A90634"/>
    <w:rsid w:val="00A933DE"/>
    <w:rsid w:val="00A93CD1"/>
    <w:rsid w:val="00A95EC7"/>
    <w:rsid w:val="00AA08E3"/>
    <w:rsid w:val="00AA1F50"/>
    <w:rsid w:val="00AA2D0B"/>
    <w:rsid w:val="00AA3AF5"/>
    <w:rsid w:val="00AA4137"/>
    <w:rsid w:val="00AA476B"/>
    <w:rsid w:val="00AA4F37"/>
    <w:rsid w:val="00AA60DB"/>
    <w:rsid w:val="00AB1A20"/>
    <w:rsid w:val="00AB217B"/>
    <w:rsid w:val="00AB2DF4"/>
    <w:rsid w:val="00AB35B2"/>
    <w:rsid w:val="00AB3A50"/>
    <w:rsid w:val="00AB3BB1"/>
    <w:rsid w:val="00AB61EA"/>
    <w:rsid w:val="00AC3493"/>
    <w:rsid w:val="00AC531C"/>
    <w:rsid w:val="00AC587C"/>
    <w:rsid w:val="00AC5D79"/>
    <w:rsid w:val="00AC665B"/>
    <w:rsid w:val="00AC7F62"/>
    <w:rsid w:val="00AD1050"/>
    <w:rsid w:val="00AD1413"/>
    <w:rsid w:val="00AD1A86"/>
    <w:rsid w:val="00AD497C"/>
    <w:rsid w:val="00AD7868"/>
    <w:rsid w:val="00AE171E"/>
    <w:rsid w:val="00AE27D1"/>
    <w:rsid w:val="00AE2A37"/>
    <w:rsid w:val="00AE7568"/>
    <w:rsid w:val="00AE7CE4"/>
    <w:rsid w:val="00AF367A"/>
    <w:rsid w:val="00AF433B"/>
    <w:rsid w:val="00AF51C1"/>
    <w:rsid w:val="00AF6070"/>
    <w:rsid w:val="00AF7B47"/>
    <w:rsid w:val="00B05770"/>
    <w:rsid w:val="00B10113"/>
    <w:rsid w:val="00B11B9F"/>
    <w:rsid w:val="00B1636B"/>
    <w:rsid w:val="00B2004F"/>
    <w:rsid w:val="00B21B6F"/>
    <w:rsid w:val="00B228D0"/>
    <w:rsid w:val="00B22A3B"/>
    <w:rsid w:val="00B245B7"/>
    <w:rsid w:val="00B26ADF"/>
    <w:rsid w:val="00B27075"/>
    <w:rsid w:val="00B344E9"/>
    <w:rsid w:val="00B358C8"/>
    <w:rsid w:val="00B36A3A"/>
    <w:rsid w:val="00B372A5"/>
    <w:rsid w:val="00B37517"/>
    <w:rsid w:val="00B41B8C"/>
    <w:rsid w:val="00B443F1"/>
    <w:rsid w:val="00B44AF7"/>
    <w:rsid w:val="00B458B5"/>
    <w:rsid w:val="00B46F93"/>
    <w:rsid w:val="00B47539"/>
    <w:rsid w:val="00B50F9F"/>
    <w:rsid w:val="00B527B3"/>
    <w:rsid w:val="00B52DEB"/>
    <w:rsid w:val="00B54257"/>
    <w:rsid w:val="00B61C5B"/>
    <w:rsid w:val="00B62BE0"/>
    <w:rsid w:val="00B63399"/>
    <w:rsid w:val="00B64766"/>
    <w:rsid w:val="00B73763"/>
    <w:rsid w:val="00B74BDA"/>
    <w:rsid w:val="00B765BB"/>
    <w:rsid w:val="00B77E6E"/>
    <w:rsid w:val="00B8213F"/>
    <w:rsid w:val="00B8279B"/>
    <w:rsid w:val="00B829FB"/>
    <w:rsid w:val="00B82B5E"/>
    <w:rsid w:val="00B830EF"/>
    <w:rsid w:val="00B8750B"/>
    <w:rsid w:val="00B87E4D"/>
    <w:rsid w:val="00B92F61"/>
    <w:rsid w:val="00B93482"/>
    <w:rsid w:val="00B97681"/>
    <w:rsid w:val="00BA48A9"/>
    <w:rsid w:val="00BB0101"/>
    <w:rsid w:val="00BB0580"/>
    <w:rsid w:val="00BB5681"/>
    <w:rsid w:val="00BB7ED6"/>
    <w:rsid w:val="00BC5B22"/>
    <w:rsid w:val="00BC66A5"/>
    <w:rsid w:val="00BC6F3E"/>
    <w:rsid w:val="00BD0544"/>
    <w:rsid w:val="00BD17FA"/>
    <w:rsid w:val="00BD2F08"/>
    <w:rsid w:val="00BD4747"/>
    <w:rsid w:val="00BE0C7E"/>
    <w:rsid w:val="00BE0E12"/>
    <w:rsid w:val="00BE1215"/>
    <w:rsid w:val="00BE3370"/>
    <w:rsid w:val="00BE34E2"/>
    <w:rsid w:val="00BE3C49"/>
    <w:rsid w:val="00BF0C31"/>
    <w:rsid w:val="00BF0DC3"/>
    <w:rsid w:val="00BF4337"/>
    <w:rsid w:val="00BF5F2A"/>
    <w:rsid w:val="00C00CFB"/>
    <w:rsid w:val="00C00FF1"/>
    <w:rsid w:val="00C0121A"/>
    <w:rsid w:val="00C0478D"/>
    <w:rsid w:val="00C04DF6"/>
    <w:rsid w:val="00C0711F"/>
    <w:rsid w:val="00C07B3F"/>
    <w:rsid w:val="00C123AD"/>
    <w:rsid w:val="00C144CC"/>
    <w:rsid w:val="00C14761"/>
    <w:rsid w:val="00C14F5A"/>
    <w:rsid w:val="00C15FC0"/>
    <w:rsid w:val="00C16368"/>
    <w:rsid w:val="00C20827"/>
    <w:rsid w:val="00C214DA"/>
    <w:rsid w:val="00C21CCC"/>
    <w:rsid w:val="00C22D74"/>
    <w:rsid w:val="00C23B7B"/>
    <w:rsid w:val="00C26F34"/>
    <w:rsid w:val="00C27308"/>
    <w:rsid w:val="00C30524"/>
    <w:rsid w:val="00C3219F"/>
    <w:rsid w:val="00C32E8D"/>
    <w:rsid w:val="00C32E8E"/>
    <w:rsid w:val="00C33A52"/>
    <w:rsid w:val="00C34218"/>
    <w:rsid w:val="00C354CD"/>
    <w:rsid w:val="00C41171"/>
    <w:rsid w:val="00C424C5"/>
    <w:rsid w:val="00C4309B"/>
    <w:rsid w:val="00C43C45"/>
    <w:rsid w:val="00C449D1"/>
    <w:rsid w:val="00C45636"/>
    <w:rsid w:val="00C466FE"/>
    <w:rsid w:val="00C5054A"/>
    <w:rsid w:val="00C5196C"/>
    <w:rsid w:val="00C53595"/>
    <w:rsid w:val="00C540D6"/>
    <w:rsid w:val="00C60308"/>
    <w:rsid w:val="00C619AA"/>
    <w:rsid w:val="00C634C8"/>
    <w:rsid w:val="00C65457"/>
    <w:rsid w:val="00C66316"/>
    <w:rsid w:val="00C67018"/>
    <w:rsid w:val="00C70694"/>
    <w:rsid w:val="00C71271"/>
    <w:rsid w:val="00C7415D"/>
    <w:rsid w:val="00C775A5"/>
    <w:rsid w:val="00C811BC"/>
    <w:rsid w:val="00C81FCB"/>
    <w:rsid w:val="00C848DE"/>
    <w:rsid w:val="00C86E33"/>
    <w:rsid w:val="00C951D4"/>
    <w:rsid w:val="00C95290"/>
    <w:rsid w:val="00CA1752"/>
    <w:rsid w:val="00CA1942"/>
    <w:rsid w:val="00CA1C56"/>
    <w:rsid w:val="00CA2739"/>
    <w:rsid w:val="00CA73AB"/>
    <w:rsid w:val="00CB19B8"/>
    <w:rsid w:val="00CB268A"/>
    <w:rsid w:val="00CB279F"/>
    <w:rsid w:val="00CC02B2"/>
    <w:rsid w:val="00CC1B57"/>
    <w:rsid w:val="00CC1BF4"/>
    <w:rsid w:val="00CC2272"/>
    <w:rsid w:val="00CC53BD"/>
    <w:rsid w:val="00CC6766"/>
    <w:rsid w:val="00CE2310"/>
    <w:rsid w:val="00CE2396"/>
    <w:rsid w:val="00CE2D2D"/>
    <w:rsid w:val="00CE2F63"/>
    <w:rsid w:val="00CE4969"/>
    <w:rsid w:val="00CE5028"/>
    <w:rsid w:val="00CE767E"/>
    <w:rsid w:val="00CF0484"/>
    <w:rsid w:val="00CF1555"/>
    <w:rsid w:val="00CF186A"/>
    <w:rsid w:val="00CF1B98"/>
    <w:rsid w:val="00CF2EF3"/>
    <w:rsid w:val="00CF3AB7"/>
    <w:rsid w:val="00CF5F97"/>
    <w:rsid w:val="00CF698A"/>
    <w:rsid w:val="00CF7FC7"/>
    <w:rsid w:val="00D02491"/>
    <w:rsid w:val="00D03BC3"/>
    <w:rsid w:val="00D04F9E"/>
    <w:rsid w:val="00D0608C"/>
    <w:rsid w:val="00D069E2"/>
    <w:rsid w:val="00D06E6C"/>
    <w:rsid w:val="00D106A3"/>
    <w:rsid w:val="00D10ED4"/>
    <w:rsid w:val="00D11B14"/>
    <w:rsid w:val="00D12FEF"/>
    <w:rsid w:val="00D1367B"/>
    <w:rsid w:val="00D14C89"/>
    <w:rsid w:val="00D15382"/>
    <w:rsid w:val="00D17AD0"/>
    <w:rsid w:val="00D22E76"/>
    <w:rsid w:val="00D31A58"/>
    <w:rsid w:val="00D34A52"/>
    <w:rsid w:val="00D37DF7"/>
    <w:rsid w:val="00D41335"/>
    <w:rsid w:val="00D41BD2"/>
    <w:rsid w:val="00D44A00"/>
    <w:rsid w:val="00D50421"/>
    <w:rsid w:val="00D5043C"/>
    <w:rsid w:val="00D52F71"/>
    <w:rsid w:val="00D549CB"/>
    <w:rsid w:val="00D54E25"/>
    <w:rsid w:val="00D562C1"/>
    <w:rsid w:val="00D60022"/>
    <w:rsid w:val="00D60039"/>
    <w:rsid w:val="00D60C68"/>
    <w:rsid w:val="00D66D60"/>
    <w:rsid w:val="00D7490E"/>
    <w:rsid w:val="00D764D3"/>
    <w:rsid w:val="00D76ACA"/>
    <w:rsid w:val="00D77182"/>
    <w:rsid w:val="00D80715"/>
    <w:rsid w:val="00D822A1"/>
    <w:rsid w:val="00D83621"/>
    <w:rsid w:val="00D8635F"/>
    <w:rsid w:val="00D906F9"/>
    <w:rsid w:val="00D931D3"/>
    <w:rsid w:val="00D94EF6"/>
    <w:rsid w:val="00D971F9"/>
    <w:rsid w:val="00DA0886"/>
    <w:rsid w:val="00DA3A39"/>
    <w:rsid w:val="00DA4A9F"/>
    <w:rsid w:val="00DA72EF"/>
    <w:rsid w:val="00DA7E92"/>
    <w:rsid w:val="00DB2F7D"/>
    <w:rsid w:val="00DB385E"/>
    <w:rsid w:val="00DB3AAC"/>
    <w:rsid w:val="00DB409C"/>
    <w:rsid w:val="00DB7E58"/>
    <w:rsid w:val="00DC17ED"/>
    <w:rsid w:val="00DC204C"/>
    <w:rsid w:val="00DC6590"/>
    <w:rsid w:val="00DC691F"/>
    <w:rsid w:val="00DC75C4"/>
    <w:rsid w:val="00DD001A"/>
    <w:rsid w:val="00DD5204"/>
    <w:rsid w:val="00DD5EB9"/>
    <w:rsid w:val="00DD78FD"/>
    <w:rsid w:val="00DE31E1"/>
    <w:rsid w:val="00DE5EF8"/>
    <w:rsid w:val="00DE62CB"/>
    <w:rsid w:val="00DE6465"/>
    <w:rsid w:val="00DE6A60"/>
    <w:rsid w:val="00DF30B4"/>
    <w:rsid w:val="00DF3A3F"/>
    <w:rsid w:val="00DF54A9"/>
    <w:rsid w:val="00DF5E81"/>
    <w:rsid w:val="00E017AF"/>
    <w:rsid w:val="00E03A6F"/>
    <w:rsid w:val="00E062DE"/>
    <w:rsid w:val="00E06FB2"/>
    <w:rsid w:val="00E1249D"/>
    <w:rsid w:val="00E152F0"/>
    <w:rsid w:val="00E15BFC"/>
    <w:rsid w:val="00E15E44"/>
    <w:rsid w:val="00E20013"/>
    <w:rsid w:val="00E22E9D"/>
    <w:rsid w:val="00E24604"/>
    <w:rsid w:val="00E26897"/>
    <w:rsid w:val="00E31BFB"/>
    <w:rsid w:val="00E322D6"/>
    <w:rsid w:val="00E32C85"/>
    <w:rsid w:val="00E3319D"/>
    <w:rsid w:val="00E35E8C"/>
    <w:rsid w:val="00E3742A"/>
    <w:rsid w:val="00E41C9E"/>
    <w:rsid w:val="00E4700D"/>
    <w:rsid w:val="00E501D3"/>
    <w:rsid w:val="00E5230F"/>
    <w:rsid w:val="00E52FAA"/>
    <w:rsid w:val="00E5360A"/>
    <w:rsid w:val="00E6114B"/>
    <w:rsid w:val="00E63EC6"/>
    <w:rsid w:val="00E7136F"/>
    <w:rsid w:val="00E72ACD"/>
    <w:rsid w:val="00E72CAE"/>
    <w:rsid w:val="00E73B1C"/>
    <w:rsid w:val="00E7401E"/>
    <w:rsid w:val="00E743BE"/>
    <w:rsid w:val="00E75A8C"/>
    <w:rsid w:val="00E81CF7"/>
    <w:rsid w:val="00E825B0"/>
    <w:rsid w:val="00E82E1B"/>
    <w:rsid w:val="00E83DD1"/>
    <w:rsid w:val="00E841C1"/>
    <w:rsid w:val="00E845BC"/>
    <w:rsid w:val="00E85FBF"/>
    <w:rsid w:val="00E86863"/>
    <w:rsid w:val="00E8706A"/>
    <w:rsid w:val="00E911CF"/>
    <w:rsid w:val="00E93237"/>
    <w:rsid w:val="00E94199"/>
    <w:rsid w:val="00E95455"/>
    <w:rsid w:val="00E95710"/>
    <w:rsid w:val="00E96740"/>
    <w:rsid w:val="00E97426"/>
    <w:rsid w:val="00EA03E6"/>
    <w:rsid w:val="00EA14AA"/>
    <w:rsid w:val="00EA3C62"/>
    <w:rsid w:val="00EA51A1"/>
    <w:rsid w:val="00EA5B24"/>
    <w:rsid w:val="00EA67B4"/>
    <w:rsid w:val="00EA7FBD"/>
    <w:rsid w:val="00EB1117"/>
    <w:rsid w:val="00EB2CFE"/>
    <w:rsid w:val="00EB2D3E"/>
    <w:rsid w:val="00EC2135"/>
    <w:rsid w:val="00EC24D1"/>
    <w:rsid w:val="00EC3106"/>
    <w:rsid w:val="00ED0D12"/>
    <w:rsid w:val="00ED200A"/>
    <w:rsid w:val="00ED2AB5"/>
    <w:rsid w:val="00ED3AAB"/>
    <w:rsid w:val="00ED50F6"/>
    <w:rsid w:val="00ED76E4"/>
    <w:rsid w:val="00ED7BC9"/>
    <w:rsid w:val="00EE257B"/>
    <w:rsid w:val="00EF0F46"/>
    <w:rsid w:val="00EF3DC2"/>
    <w:rsid w:val="00EF40D6"/>
    <w:rsid w:val="00EF6F6B"/>
    <w:rsid w:val="00EF7A1C"/>
    <w:rsid w:val="00F00BBB"/>
    <w:rsid w:val="00F0201F"/>
    <w:rsid w:val="00F0388F"/>
    <w:rsid w:val="00F05089"/>
    <w:rsid w:val="00F1056E"/>
    <w:rsid w:val="00F1145C"/>
    <w:rsid w:val="00F1575B"/>
    <w:rsid w:val="00F17E9D"/>
    <w:rsid w:val="00F21914"/>
    <w:rsid w:val="00F267C9"/>
    <w:rsid w:val="00F2704B"/>
    <w:rsid w:val="00F2767D"/>
    <w:rsid w:val="00F30EC1"/>
    <w:rsid w:val="00F31294"/>
    <w:rsid w:val="00F316A2"/>
    <w:rsid w:val="00F320AA"/>
    <w:rsid w:val="00F32985"/>
    <w:rsid w:val="00F32C7F"/>
    <w:rsid w:val="00F344A9"/>
    <w:rsid w:val="00F34F78"/>
    <w:rsid w:val="00F36BD5"/>
    <w:rsid w:val="00F40686"/>
    <w:rsid w:val="00F41035"/>
    <w:rsid w:val="00F42786"/>
    <w:rsid w:val="00F429CF"/>
    <w:rsid w:val="00F430EB"/>
    <w:rsid w:val="00F4379E"/>
    <w:rsid w:val="00F437EE"/>
    <w:rsid w:val="00F4485E"/>
    <w:rsid w:val="00F4488C"/>
    <w:rsid w:val="00F454ED"/>
    <w:rsid w:val="00F47006"/>
    <w:rsid w:val="00F474DA"/>
    <w:rsid w:val="00F54C13"/>
    <w:rsid w:val="00F5584A"/>
    <w:rsid w:val="00F625EC"/>
    <w:rsid w:val="00F63D1E"/>
    <w:rsid w:val="00F63FEF"/>
    <w:rsid w:val="00F64151"/>
    <w:rsid w:val="00F659B0"/>
    <w:rsid w:val="00F65DA2"/>
    <w:rsid w:val="00F6637C"/>
    <w:rsid w:val="00F668AA"/>
    <w:rsid w:val="00F67D7A"/>
    <w:rsid w:val="00F70458"/>
    <w:rsid w:val="00F73E51"/>
    <w:rsid w:val="00F741D7"/>
    <w:rsid w:val="00F75FE7"/>
    <w:rsid w:val="00F830FB"/>
    <w:rsid w:val="00F84113"/>
    <w:rsid w:val="00F868B8"/>
    <w:rsid w:val="00F8774D"/>
    <w:rsid w:val="00F901DE"/>
    <w:rsid w:val="00F949D4"/>
    <w:rsid w:val="00F9536D"/>
    <w:rsid w:val="00F96FDF"/>
    <w:rsid w:val="00F974C1"/>
    <w:rsid w:val="00FA10D2"/>
    <w:rsid w:val="00FA1550"/>
    <w:rsid w:val="00FA2053"/>
    <w:rsid w:val="00FA4677"/>
    <w:rsid w:val="00FB0DE9"/>
    <w:rsid w:val="00FB1BF1"/>
    <w:rsid w:val="00FB2FBE"/>
    <w:rsid w:val="00FB34DA"/>
    <w:rsid w:val="00FB7348"/>
    <w:rsid w:val="00FC10B8"/>
    <w:rsid w:val="00FC35DD"/>
    <w:rsid w:val="00FC3E70"/>
    <w:rsid w:val="00FC48CE"/>
    <w:rsid w:val="00FD0E09"/>
    <w:rsid w:val="00FD2395"/>
    <w:rsid w:val="00FD2D65"/>
    <w:rsid w:val="00FD3298"/>
    <w:rsid w:val="00FD3CAD"/>
    <w:rsid w:val="00FE009F"/>
    <w:rsid w:val="00FE140C"/>
    <w:rsid w:val="00FE339D"/>
    <w:rsid w:val="00FE5CE8"/>
    <w:rsid w:val="00FE744E"/>
    <w:rsid w:val="00FF3AE5"/>
    <w:rsid w:val="00FF41DC"/>
    <w:rsid w:val="00FF4608"/>
    <w:rsid w:val="00FF66AD"/>
    <w:rsid w:val="3BCC1A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C464"/>
  <w15:chartTrackingRefBased/>
  <w15:docId w15:val="{120097C9-4D08-DC4E-A865-739DE663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78C"/>
  </w:style>
  <w:style w:type="paragraph" w:styleId="Heading1">
    <w:name w:val="heading 1"/>
    <w:basedOn w:val="Normal"/>
    <w:next w:val="Normal"/>
    <w:link w:val="Heading1Char"/>
    <w:uiPriority w:val="9"/>
    <w:qFormat/>
    <w:rsid w:val="00D14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89"/>
    <w:rPr>
      <w:rFonts w:eastAsiaTheme="majorEastAsia" w:cstheme="majorBidi"/>
      <w:color w:val="272727" w:themeColor="text1" w:themeTint="D8"/>
    </w:rPr>
  </w:style>
  <w:style w:type="paragraph" w:styleId="Title">
    <w:name w:val="Title"/>
    <w:basedOn w:val="Normal"/>
    <w:next w:val="Normal"/>
    <w:link w:val="TitleChar"/>
    <w:uiPriority w:val="10"/>
    <w:qFormat/>
    <w:rsid w:val="00D14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89"/>
    <w:pPr>
      <w:spacing w:before="160"/>
      <w:jc w:val="center"/>
    </w:pPr>
    <w:rPr>
      <w:i/>
      <w:iCs/>
      <w:color w:val="404040" w:themeColor="text1" w:themeTint="BF"/>
    </w:rPr>
  </w:style>
  <w:style w:type="character" w:customStyle="1" w:styleId="QuoteChar">
    <w:name w:val="Quote Char"/>
    <w:basedOn w:val="DefaultParagraphFont"/>
    <w:link w:val="Quote"/>
    <w:uiPriority w:val="29"/>
    <w:rsid w:val="00D14C89"/>
    <w:rPr>
      <w:i/>
      <w:iCs/>
      <w:color w:val="404040" w:themeColor="text1" w:themeTint="BF"/>
    </w:rPr>
  </w:style>
  <w:style w:type="paragraph" w:styleId="ListParagraph">
    <w:name w:val="List Paragraph"/>
    <w:basedOn w:val="Normal"/>
    <w:uiPriority w:val="34"/>
    <w:qFormat/>
    <w:rsid w:val="00D14C89"/>
    <w:pPr>
      <w:ind w:left="720"/>
      <w:contextualSpacing/>
    </w:pPr>
  </w:style>
  <w:style w:type="character" w:styleId="IntenseEmphasis">
    <w:name w:val="Intense Emphasis"/>
    <w:basedOn w:val="DefaultParagraphFont"/>
    <w:uiPriority w:val="21"/>
    <w:qFormat/>
    <w:rsid w:val="00D14C89"/>
    <w:rPr>
      <w:i/>
      <w:iCs/>
      <w:color w:val="0F4761" w:themeColor="accent1" w:themeShade="BF"/>
    </w:rPr>
  </w:style>
  <w:style w:type="paragraph" w:styleId="IntenseQuote">
    <w:name w:val="Intense Quote"/>
    <w:basedOn w:val="Normal"/>
    <w:next w:val="Normal"/>
    <w:link w:val="IntenseQuoteChar"/>
    <w:uiPriority w:val="30"/>
    <w:qFormat/>
    <w:rsid w:val="00D14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C89"/>
    <w:rPr>
      <w:i/>
      <w:iCs/>
      <w:color w:val="0F4761" w:themeColor="accent1" w:themeShade="BF"/>
    </w:rPr>
  </w:style>
  <w:style w:type="character" w:styleId="IntenseReference">
    <w:name w:val="Intense Reference"/>
    <w:basedOn w:val="DefaultParagraphFont"/>
    <w:uiPriority w:val="32"/>
    <w:qFormat/>
    <w:rsid w:val="00D14C89"/>
    <w:rPr>
      <w:b/>
      <w:bCs/>
      <w:smallCaps/>
      <w:color w:val="0F4761" w:themeColor="accent1" w:themeShade="BF"/>
      <w:spacing w:val="5"/>
    </w:rPr>
  </w:style>
  <w:style w:type="character" w:styleId="Hyperlink">
    <w:name w:val="Hyperlink"/>
    <w:basedOn w:val="DefaultParagraphFont"/>
    <w:uiPriority w:val="99"/>
    <w:unhideWhenUsed/>
    <w:rsid w:val="00BA48A9"/>
    <w:rPr>
      <w:color w:val="467886" w:themeColor="hyperlink"/>
      <w:u w:val="single"/>
    </w:rPr>
  </w:style>
  <w:style w:type="character" w:styleId="UnresolvedMention">
    <w:name w:val="Unresolved Mention"/>
    <w:basedOn w:val="DefaultParagraphFont"/>
    <w:uiPriority w:val="99"/>
    <w:semiHidden/>
    <w:unhideWhenUsed/>
    <w:rsid w:val="002A4440"/>
    <w:rPr>
      <w:color w:val="605E5C"/>
      <w:shd w:val="clear" w:color="auto" w:fill="E1DFDD"/>
    </w:rPr>
  </w:style>
  <w:style w:type="character" w:styleId="CommentReference">
    <w:name w:val="annotation reference"/>
    <w:basedOn w:val="DefaultParagraphFont"/>
    <w:uiPriority w:val="99"/>
    <w:semiHidden/>
    <w:unhideWhenUsed/>
    <w:rsid w:val="00030A5E"/>
    <w:rPr>
      <w:sz w:val="16"/>
      <w:szCs w:val="16"/>
    </w:rPr>
  </w:style>
  <w:style w:type="paragraph" w:styleId="CommentText">
    <w:name w:val="annotation text"/>
    <w:basedOn w:val="Normal"/>
    <w:link w:val="CommentTextChar"/>
    <w:uiPriority w:val="99"/>
    <w:unhideWhenUsed/>
    <w:rsid w:val="00030A5E"/>
    <w:pPr>
      <w:spacing w:line="240" w:lineRule="auto"/>
    </w:pPr>
    <w:rPr>
      <w:sz w:val="20"/>
      <w:szCs w:val="20"/>
    </w:rPr>
  </w:style>
  <w:style w:type="character" w:customStyle="1" w:styleId="CommentTextChar">
    <w:name w:val="Comment Text Char"/>
    <w:basedOn w:val="DefaultParagraphFont"/>
    <w:link w:val="CommentText"/>
    <w:uiPriority w:val="99"/>
    <w:rsid w:val="00030A5E"/>
    <w:rPr>
      <w:sz w:val="20"/>
      <w:szCs w:val="20"/>
    </w:rPr>
  </w:style>
  <w:style w:type="paragraph" w:styleId="CommentSubject">
    <w:name w:val="annotation subject"/>
    <w:basedOn w:val="CommentText"/>
    <w:next w:val="CommentText"/>
    <w:link w:val="CommentSubjectChar"/>
    <w:uiPriority w:val="99"/>
    <w:semiHidden/>
    <w:unhideWhenUsed/>
    <w:rsid w:val="00030A5E"/>
    <w:rPr>
      <w:b/>
      <w:bCs/>
    </w:rPr>
  </w:style>
  <w:style w:type="character" w:customStyle="1" w:styleId="CommentSubjectChar">
    <w:name w:val="Comment Subject Char"/>
    <w:basedOn w:val="CommentTextChar"/>
    <w:link w:val="CommentSubject"/>
    <w:uiPriority w:val="99"/>
    <w:semiHidden/>
    <w:rsid w:val="00030A5E"/>
    <w:rPr>
      <w:b/>
      <w:bCs/>
      <w:sz w:val="20"/>
      <w:szCs w:val="20"/>
    </w:rPr>
  </w:style>
  <w:style w:type="paragraph" w:styleId="ListBullet">
    <w:name w:val="List Bullet"/>
    <w:basedOn w:val="Normal"/>
    <w:uiPriority w:val="99"/>
    <w:unhideWhenUsed/>
    <w:rsid w:val="007C6C75"/>
    <w:pPr>
      <w:tabs>
        <w:tab w:val="num" w:pos="720"/>
      </w:tabs>
      <w:spacing w:after="200" w:line="276" w:lineRule="auto"/>
      <w:contextualSpacing/>
    </w:pPr>
    <w:rPr>
      <w:rFonts w:eastAsiaTheme="minorEastAsia"/>
      <w:kern w:val="0"/>
      <w:sz w:val="22"/>
      <w:szCs w:val="22"/>
      <w14:ligatures w14:val="none"/>
    </w:rPr>
  </w:style>
  <w:style w:type="paragraph" w:styleId="Revision">
    <w:name w:val="Revision"/>
    <w:hidden/>
    <w:uiPriority w:val="99"/>
    <w:semiHidden/>
    <w:rsid w:val="00190E08"/>
    <w:pPr>
      <w:spacing w:after="0" w:line="240" w:lineRule="auto"/>
    </w:pPr>
  </w:style>
  <w:style w:type="paragraph" w:styleId="BodyText">
    <w:name w:val="Body Text"/>
    <w:basedOn w:val="Normal"/>
    <w:link w:val="BodyTextChar"/>
    <w:qFormat/>
    <w:rsid w:val="006D4AFA"/>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6D4AFA"/>
    <w:rPr>
      <w:rFonts w:eastAsiaTheme="minorEastAsia"/>
      <w:kern w:val="0"/>
      <w:lang w:eastAsia="zh-CN"/>
      <w14:ligatures w14:val="none"/>
    </w:rPr>
  </w:style>
  <w:style w:type="paragraph" w:customStyle="1" w:styleId="FirstParagraph">
    <w:name w:val="First Paragraph"/>
    <w:basedOn w:val="BodyText"/>
    <w:next w:val="BodyText"/>
    <w:qFormat/>
    <w:rsid w:val="00805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rufswahl@business.uzh.ch"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AE88F-B56E-473D-A386-C0FD62ACB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Raju</dc:creator>
  <cp:keywords/>
  <dc:description/>
  <cp:lastModifiedBy>Abraham Raju</cp:lastModifiedBy>
  <cp:revision>135</cp:revision>
  <dcterms:created xsi:type="dcterms:W3CDTF">2026-03-10T21:22:00Z</dcterms:created>
  <dcterms:modified xsi:type="dcterms:W3CDTF">2026-03-13T14:12:00Z</dcterms:modified>
</cp:coreProperties>
</file>